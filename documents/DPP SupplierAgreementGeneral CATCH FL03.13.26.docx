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25E3" w14:textId="7D27A198" w:rsidR="00BC68BC" w:rsidRPr="00C160FC" w:rsidRDefault="001F22BD" w:rsidP="0043572D">
      <w:pPr>
        <w:pStyle w:val="BodyText"/>
        <w:jc w:val="center"/>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589376" behindDoc="1" locked="0" layoutInCell="1" allowOverlap="1" wp14:anchorId="2D83FCA2" wp14:editId="50534F1E">
                <wp:simplePos x="0" y="0"/>
                <wp:positionH relativeFrom="page">
                  <wp:posOffset>895985</wp:posOffset>
                </wp:positionH>
                <wp:positionV relativeFrom="paragraph">
                  <wp:posOffset>246380</wp:posOffset>
                </wp:positionV>
                <wp:extent cx="5980430" cy="6350"/>
                <wp:effectExtent l="0" t="0" r="0" b="0"/>
                <wp:wrapTopAndBottom/>
                <wp:docPr id="640494849"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ADE8A" id="docshape12" o:spid="_x0000_s1026" style="position:absolute;margin-left:70.55pt;margin-top:19.4pt;width:470.9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" fillcolor="black" stroked="f">
                <w10:wrap type="topAndBottom" anchorx="page"/>
              </v:rect>
            </w:pict>
          </mc:Fallback>
        </mc:AlternateContent>
      </w:r>
      <w:r w:rsidRPr="00C160FC">
        <w:rPr>
          <w:rFonts w:ascii="Times New Roman" w:hAnsi="Times New Roman" w:cs="Times New Roman"/>
          <w:sz w:val="24"/>
          <w:szCs w:val="24"/>
        </w:rPr>
        <w:t>UHA</w:t>
      </w:r>
      <w:r w:rsidRPr="00C160FC">
        <w:rPr>
          <w:rFonts w:ascii="Times New Roman" w:hAnsi="Times New Roman" w:cs="Times New Roman"/>
          <w:spacing w:val="-7"/>
          <w:sz w:val="24"/>
          <w:szCs w:val="24"/>
        </w:rPr>
        <w:t xml:space="preserve"> </w:t>
      </w:r>
      <w:r w:rsidRPr="00C160FC">
        <w:rPr>
          <w:rFonts w:ascii="Times New Roman" w:hAnsi="Times New Roman" w:cs="Times New Roman"/>
          <w:sz w:val="24"/>
          <w:szCs w:val="24"/>
        </w:rPr>
        <w:t>SUBSIDIARY</w:t>
      </w:r>
      <w:r w:rsidRPr="00C160FC">
        <w:rPr>
          <w:rFonts w:ascii="Times New Roman" w:hAnsi="Times New Roman" w:cs="Times New Roman"/>
          <w:spacing w:val="-4"/>
          <w:sz w:val="24"/>
          <w:szCs w:val="24"/>
        </w:rPr>
        <w:t xml:space="preserve"> </w:t>
      </w:r>
      <w:r w:rsidRPr="00C160FC">
        <w:rPr>
          <w:rFonts w:ascii="Times New Roman" w:hAnsi="Times New Roman" w:cs="Times New Roman"/>
          <w:spacing w:val="-2"/>
          <w:sz w:val="24"/>
          <w:szCs w:val="24"/>
        </w:rPr>
        <w:t>AGREEMENT</w:t>
      </w:r>
    </w:p>
    <w:p w14:paraId="57934629" w14:textId="77777777" w:rsidR="00BC68BC" w:rsidRPr="00C160FC" w:rsidRDefault="00BC68BC">
      <w:pPr>
        <w:pStyle w:val="BodyText"/>
        <w:spacing w:before="12"/>
        <w:rPr>
          <w:rFonts w:ascii="Times New Roman" w:hAnsi="Times New Roman" w:cs="Times New Roman"/>
          <w:b/>
          <w:sz w:val="24"/>
          <w:szCs w:val="24"/>
        </w:rPr>
      </w:pPr>
    </w:p>
    <w:p w14:paraId="47F784C9" w14:textId="43B484BB" w:rsidR="00BC68BC" w:rsidRPr="00C160FC" w:rsidRDefault="00CC6B60">
      <w:pPr>
        <w:pStyle w:val="Heading2"/>
        <w:spacing w:before="31"/>
        <w:ind w:left="140" w:firstLine="0"/>
        <w:rPr>
          <w:rFonts w:ascii="Times New Roman" w:hAnsi="Times New Roman" w:cs="Times New Roman"/>
          <w:sz w:val="24"/>
          <w:szCs w:val="24"/>
        </w:rPr>
      </w:pPr>
      <w:r w:rsidRPr="00C160FC">
        <w:rPr>
          <w:rFonts w:ascii="Times New Roman" w:hAnsi="Times New Roman" w:cs="Times New Roman"/>
          <w:b w:val="0"/>
          <w:sz w:val="24"/>
          <w:szCs w:val="24"/>
        </w:rPr>
        <w:t>This</w:t>
      </w:r>
      <w:r w:rsidRPr="00C160FC">
        <w:rPr>
          <w:rFonts w:ascii="Times New Roman" w:hAnsi="Times New Roman" w:cs="Times New Roman"/>
          <w:b w:val="0"/>
          <w:spacing w:val="-8"/>
          <w:sz w:val="24"/>
          <w:szCs w:val="24"/>
        </w:rPr>
        <w:t xml:space="preserve"> </w:t>
      </w:r>
      <w:r w:rsidRPr="00C160FC">
        <w:rPr>
          <w:rFonts w:ascii="Times New Roman" w:hAnsi="Times New Roman" w:cs="Times New Roman"/>
          <w:sz w:val="24"/>
          <w:szCs w:val="24"/>
        </w:rPr>
        <w:t>UMBRELLA</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HUB</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ARRANGEMENT</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w:t>
      </w:r>
      <w:r w:rsidR="00A827B4">
        <w:rPr>
          <w:rFonts w:ascii="Times New Roman" w:hAnsi="Times New Roman" w:cs="Times New Roman"/>
          <w:sz w:val="24"/>
          <w:szCs w:val="24"/>
        </w:rPr>
        <w:t>“</w:t>
      </w:r>
      <w:r w:rsidRPr="00C160FC">
        <w:rPr>
          <w:rFonts w:ascii="Times New Roman" w:hAnsi="Times New Roman" w:cs="Times New Roman"/>
          <w:sz w:val="24"/>
          <w:szCs w:val="24"/>
        </w:rPr>
        <w:t>UHA</w:t>
      </w:r>
      <w:r w:rsidR="00A827B4">
        <w:rPr>
          <w:rFonts w:ascii="Times New Roman" w:hAnsi="Times New Roman" w:cs="Times New Roman"/>
          <w:sz w:val="24"/>
          <w:szCs w:val="24"/>
        </w:rPr>
        <w:t>”</w:t>
      </w:r>
      <w:r w:rsidRPr="00C160FC">
        <w:rPr>
          <w:rFonts w:ascii="Times New Roman" w:hAnsi="Times New Roman" w:cs="Times New Roman"/>
          <w:sz w:val="24"/>
          <w:szCs w:val="24"/>
        </w:rPr>
        <w:t>)</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SUBSIDIARY</w:t>
      </w:r>
      <w:r w:rsidRPr="00C160FC">
        <w:rPr>
          <w:rFonts w:ascii="Times New Roman" w:hAnsi="Times New Roman" w:cs="Times New Roman"/>
          <w:spacing w:val="-8"/>
          <w:sz w:val="24"/>
          <w:szCs w:val="24"/>
        </w:rPr>
        <w:t xml:space="preserve"> </w:t>
      </w:r>
      <w:r w:rsidRPr="00C160FC">
        <w:rPr>
          <w:rFonts w:ascii="Times New Roman" w:hAnsi="Times New Roman" w:cs="Times New Roman"/>
          <w:spacing w:val="-2"/>
          <w:sz w:val="24"/>
          <w:szCs w:val="24"/>
        </w:rPr>
        <w:t>AGREEMENT</w:t>
      </w:r>
    </w:p>
    <w:p w14:paraId="7DADF074" w14:textId="0EA97B3F" w:rsidR="00BC68BC" w:rsidRPr="00C160FC" w:rsidRDefault="00CC6B60">
      <w:pPr>
        <w:pStyle w:val="BodyText"/>
        <w:tabs>
          <w:tab w:val="left" w:pos="5842"/>
        </w:tabs>
        <w:spacing w:before="1"/>
        <w:ind w:left="140"/>
        <w:rPr>
          <w:rFonts w:ascii="Times New Roman" w:hAnsi="Times New Roman" w:cs="Times New Roman"/>
          <w:sz w:val="24"/>
          <w:szCs w:val="24"/>
        </w:rPr>
      </w:pPr>
      <w:r w:rsidRPr="00C160FC">
        <w:rPr>
          <w:rFonts w:ascii="Times New Roman" w:hAnsi="Times New Roman" w:cs="Times New Roman"/>
          <w:sz w:val="24"/>
          <w:szCs w:val="24"/>
        </w:rPr>
        <w:t>(“Agreement”) is</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made</w:t>
      </w:r>
      <w:r w:rsidRPr="00C160FC">
        <w:rPr>
          <w:rFonts w:ascii="Times New Roman" w:hAnsi="Times New Roman" w:cs="Times New Roman"/>
          <w:spacing w:val="-1"/>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entered</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into</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as</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 xml:space="preserve">of </w:t>
      </w:r>
      <w:r w:rsidR="001A4A1A">
        <w:rPr>
          <w:rFonts w:ascii="Times New Roman" w:hAnsi="Times New Roman" w:cs="Times New Roman"/>
          <w:b/>
          <w:bCs/>
          <w:sz w:val="24"/>
          <w:szCs w:val="24"/>
          <w:u w:val="single"/>
        </w:rPr>
        <w:t>M</w:t>
      </w:r>
      <w:ins w:id="0" w:author="PD CATCH" w:date="2026-03-17T15:28:00Z" w16du:dateUtc="2026-03-17T20:28:00Z">
        <w:r w:rsidR="00F9204C">
          <w:rPr>
            <w:rFonts w:ascii="Times New Roman" w:hAnsi="Times New Roman" w:cs="Times New Roman"/>
            <w:b/>
            <w:bCs/>
            <w:sz w:val="24"/>
            <w:szCs w:val="24"/>
            <w:u w:val="single"/>
          </w:rPr>
          <w:t>arch 31</w:t>
        </w:r>
      </w:ins>
      <w:ins w:id="1" w:author="PD CATCH" w:date="2026-03-17T15:29:00Z" w16du:dateUtc="2026-03-17T20:29:00Z">
        <w:r w:rsidR="00F9204C">
          <w:rPr>
            <w:rFonts w:ascii="Times New Roman" w:hAnsi="Times New Roman" w:cs="Times New Roman"/>
            <w:b/>
            <w:bCs/>
            <w:sz w:val="24"/>
            <w:szCs w:val="24"/>
            <w:u w:val="single"/>
          </w:rPr>
          <w:t>n</w:t>
        </w:r>
      </w:ins>
      <w:del w:id="2" w:author="PD CATCH" w:date="2026-03-17T15:28:00Z" w16du:dateUtc="2026-03-17T20:28:00Z">
        <w:r w:rsidR="001A4A1A" w:rsidDel="00F9204C">
          <w:rPr>
            <w:rFonts w:ascii="Times New Roman" w:hAnsi="Times New Roman" w:cs="Times New Roman"/>
            <w:b/>
            <w:bCs/>
            <w:sz w:val="24"/>
            <w:szCs w:val="24"/>
            <w:u w:val="single"/>
          </w:rPr>
          <w:delText>onth</w:delText>
        </w:r>
      </w:del>
      <w:r w:rsidR="00B60583">
        <w:rPr>
          <w:rFonts w:ascii="Times New Roman" w:hAnsi="Times New Roman" w:cs="Times New Roman"/>
          <w:b/>
          <w:bCs/>
          <w:sz w:val="24"/>
          <w:szCs w:val="24"/>
          <w:u w:val="single"/>
        </w:rPr>
        <w:t>_</w:t>
      </w:r>
      <w:r w:rsidR="00CB7016" w:rsidRPr="00CB7016">
        <w:rPr>
          <w:rFonts w:ascii="Times New Roman" w:hAnsi="Times New Roman" w:cs="Times New Roman"/>
          <w:b/>
          <w:bCs/>
          <w:sz w:val="24"/>
          <w:szCs w:val="24"/>
          <w:u w:val="single"/>
        </w:rPr>
        <w:t>, 2026</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(“Effective</w:t>
      </w:r>
      <w:r w:rsidRPr="00C160FC">
        <w:rPr>
          <w:rFonts w:ascii="Times New Roman" w:hAnsi="Times New Roman" w:cs="Times New Roman"/>
          <w:spacing w:val="-1"/>
          <w:sz w:val="24"/>
          <w:szCs w:val="24"/>
        </w:rPr>
        <w:t xml:space="preserve"> </w:t>
      </w:r>
      <w:r w:rsidRPr="00C160FC">
        <w:rPr>
          <w:rFonts w:ascii="Times New Roman" w:hAnsi="Times New Roman" w:cs="Times New Roman"/>
          <w:sz w:val="24"/>
          <w:szCs w:val="24"/>
        </w:rPr>
        <w:t>Date”) by</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between:</w:t>
      </w:r>
    </w:p>
    <w:p w14:paraId="14EE7F64" w14:textId="1DFC3DF9" w:rsidR="00BC68BC" w:rsidRDefault="001F22BD" w:rsidP="00FE7957">
      <w:pPr>
        <w:pStyle w:val="ListParagraph"/>
        <w:numPr>
          <w:ilvl w:val="0"/>
          <w:numId w:val="7"/>
        </w:numPr>
        <w:spacing w:before="118"/>
        <w:ind w:right="632"/>
        <w:rPr>
          <w:sz w:val="24"/>
          <w:szCs w:val="24"/>
        </w:rPr>
      </w:pPr>
      <w:r w:rsidRPr="00A827B4">
        <w:rPr>
          <w:b/>
          <w:sz w:val="24"/>
          <w:szCs w:val="24"/>
          <w:u w:val="single"/>
        </w:rPr>
        <w:t>Totally</w:t>
      </w:r>
      <w:r w:rsidRPr="00A827B4">
        <w:rPr>
          <w:b/>
          <w:spacing w:val="-4"/>
          <w:sz w:val="24"/>
          <w:szCs w:val="24"/>
          <w:u w:val="single"/>
        </w:rPr>
        <w:t xml:space="preserve"> </w:t>
      </w:r>
      <w:r w:rsidRPr="00A827B4">
        <w:rPr>
          <w:b/>
          <w:sz w:val="24"/>
          <w:szCs w:val="24"/>
          <w:u w:val="single"/>
        </w:rPr>
        <w:t>Linking</w:t>
      </w:r>
      <w:r w:rsidRPr="00A827B4">
        <w:rPr>
          <w:b/>
          <w:spacing w:val="-2"/>
          <w:sz w:val="24"/>
          <w:szCs w:val="24"/>
          <w:u w:val="single"/>
        </w:rPr>
        <w:t xml:space="preserve"> </w:t>
      </w:r>
      <w:r w:rsidRPr="00A827B4">
        <w:rPr>
          <w:b/>
          <w:sz w:val="24"/>
          <w:szCs w:val="24"/>
          <w:u w:val="single"/>
        </w:rPr>
        <w:t>Care</w:t>
      </w:r>
      <w:r w:rsidRPr="00A827B4">
        <w:rPr>
          <w:b/>
          <w:spacing w:val="-2"/>
          <w:sz w:val="24"/>
          <w:szCs w:val="24"/>
          <w:u w:val="single"/>
        </w:rPr>
        <w:t xml:space="preserve"> </w:t>
      </w:r>
      <w:r w:rsidRPr="00A827B4">
        <w:rPr>
          <w:b/>
          <w:sz w:val="24"/>
          <w:szCs w:val="24"/>
          <w:u w:val="single"/>
        </w:rPr>
        <w:t>in</w:t>
      </w:r>
      <w:r w:rsidRPr="00A827B4">
        <w:rPr>
          <w:b/>
          <w:spacing w:val="-4"/>
          <w:sz w:val="24"/>
          <w:szCs w:val="24"/>
          <w:u w:val="single"/>
        </w:rPr>
        <w:t xml:space="preserve"> </w:t>
      </w:r>
      <w:r w:rsidRPr="00A827B4">
        <w:rPr>
          <w:b/>
          <w:sz w:val="24"/>
          <w:szCs w:val="24"/>
          <w:u w:val="single"/>
        </w:rPr>
        <w:t>Maryland</w:t>
      </w:r>
      <w:r w:rsidR="00DA7F05">
        <w:rPr>
          <w:b/>
          <w:sz w:val="24"/>
          <w:szCs w:val="24"/>
          <w:u w:val="single"/>
        </w:rPr>
        <w:t>, Inc.</w:t>
      </w:r>
      <w:r w:rsidRPr="00A827B4">
        <w:rPr>
          <w:b/>
          <w:spacing w:val="-4"/>
          <w:sz w:val="24"/>
          <w:szCs w:val="24"/>
          <w:u w:val="single"/>
        </w:rPr>
        <w:t xml:space="preserve"> </w:t>
      </w:r>
      <w:r w:rsidRPr="00A827B4">
        <w:rPr>
          <w:b/>
          <w:sz w:val="24"/>
          <w:szCs w:val="24"/>
          <w:u w:val="single"/>
        </w:rPr>
        <w:t>(</w:t>
      </w:r>
      <w:r w:rsidR="00A827B4" w:rsidRPr="00A827B4">
        <w:rPr>
          <w:b/>
          <w:sz w:val="24"/>
          <w:szCs w:val="24"/>
          <w:u w:val="single"/>
        </w:rPr>
        <w:t>“</w:t>
      </w:r>
      <w:r w:rsidRPr="00A827B4">
        <w:rPr>
          <w:b/>
          <w:sz w:val="24"/>
          <w:szCs w:val="24"/>
          <w:u w:val="single"/>
        </w:rPr>
        <w:t>TLC-MD</w:t>
      </w:r>
      <w:r w:rsidR="00A827B4" w:rsidRPr="00A827B4">
        <w:rPr>
          <w:b/>
          <w:sz w:val="24"/>
          <w:szCs w:val="24"/>
          <w:u w:val="single"/>
        </w:rPr>
        <w:t>”</w:t>
      </w:r>
      <w:r w:rsidRPr="00A827B4">
        <w:rPr>
          <w:b/>
          <w:sz w:val="24"/>
          <w:szCs w:val="24"/>
          <w:u w:val="single"/>
        </w:rPr>
        <w:t>)</w:t>
      </w:r>
      <w:r w:rsidRPr="00A827B4">
        <w:rPr>
          <w:sz w:val="24"/>
          <w:szCs w:val="24"/>
        </w:rPr>
        <w:t>,</w:t>
      </w:r>
      <w:r w:rsidRPr="00A827B4">
        <w:rPr>
          <w:spacing w:val="-4"/>
          <w:sz w:val="24"/>
          <w:szCs w:val="24"/>
        </w:rPr>
        <w:t xml:space="preserve"> </w:t>
      </w:r>
      <w:r w:rsidRPr="00A827B4">
        <w:rPr>
          <w:sz w:val="24"/>
          <w:szCs w:val="24"/>
        </w:rPr>
        <w:t xml:space="preserve">a </w:t>
      </w:r>
      <w:r w:rsidR="00A51A2E">
        <w:rPr>
          <w:sz w:val="24"/>
          <w:szCs w:val="24"/>
        </w:rPr>
        <w:t xml:space="preserve">Maryland </w:t>
      </w:r>
      <w:r w:rsidRPr="00A827B4">
        <w:rPr>
          <w:sz w:val="24"/>
          <w:szCs w:val="24"/>
        </w:rPr>
        <w:t xml:space="preserve">non-profit </w:t>
      </w:r>
      <w:r w:rsidR="00A827B4" w:rsidRPr="00A827B4">
        <w:rPr>
          <w:sz w:val="24"/>
          <w:szCs w:val="24"/>
        </w:rPr>
        <w:t>c</w:t>
      </w:r>
      <w:r w:rsidRPr="00A827B4">
        <w:rPr>
          <w:sz w:val="24"/>
          <w:szCs w:val="24"/>
        </w:rPr>
        <w:t>orporation with a place of business at</w:t>
      </w:r>
      <w:r w:rsidR="00A827B4" w:rsidRPr="00A827B4">
        <w:rPr>
          <w:sz w:val="24"/>
          <w:szCs w:val="24"/>
        </w:rPr>
        <w:t xml:space="preserve"> 10403 Hospital Drive, Suite G-09A</w:t>
      </w:r>
      <w:r w:rsidR="002D0173">
        <w:rPr>
          <w:sz w:val="24"/>
          <w:szCs w:val="24"/>
        </w:rPr>
        <w:t>,</w:t>
      </w:r>
      <w:r w:rsidR="00A827B4" w:rsidRPr="00A827B4">
        <w:rPr>
          <w:sz w:val="24"/>
          <w:szCs w:val="24"/>
        </w:rPr>
        <w:t xml:space="preserve"> Clinton, Maryland 20735</w:t>
      </w:r>
      <w:r w:rsidR="00FE7957">
        <w:rPr>
          <w:sz w:val="24"/>
          <w:szCs w:val="24"/>
        </w:rPr>
        <w:t>, which</w:t>
      </w:r>
      <w:r w:rsidR="00A827B4" w:rsidRPr="00A827B4">
        <w:rPr>
          <w:sz w:val="24"/>
          <w:szCs w:val="24"/>
        </w:rPr>
        <w:t xml:space="preserve"> co-manages </w:t>
      </w:r>
      <w:r w:rsidR="00DA7F05">
        <w:rPr>
          <w:sz w:val="24"/>
          <w:szCs w:val="24"/>
        </w:rPr>
        <w:t>the</w:t>
      </w:r>
      <w:r w:rsidR="00A827B4" w:rsidRPr="00A827B4">
        <w:rPr>
          <w:sz w:val="24"/>
          <w:szCs w:val="24"/>
        </w:rPr>
        <w:t xml:space="preserve"> </w:t>
      </w:r>
      <w:r w:rsidR="00DA7F05">
        <w:rPr>
          <w:sz w:val="24"/>
          <w:szCs w:val="24"/>
        </w:rPr>
        <w:t>u</w:t>
      </w:r>
      <w:r w:rsidR="00A827B4" w:rsidRPr="00A827B4">
        <w:rPr>
          <w:sz w:val="24"/>
          <w:szCs w:val="24"/>
        </w:rPr>
        <w:t xml:space="preserve">mbrella </w:t>
      </w:r>
      <w:r w:rsidR="00DA7F05">
        <w:rPr>
          <w:sz w:val="24"/>
          <w:szCs w:val="24"/>
        </w:rPr>
        <w:t>h</w:t>
      </w:r>
      <w:r w:rsidR="00A827B4" w:rsidRPr="00A827B4">
        <w:rPr>
          <w:sz w:val="24"/>
          <w:szCs w:val="24"/>
        </w:rPr>
        <w:t xml:space="preserve">ub </w:t>
      </w:r>
      <w:r w:rsidR="00DA7F05">
        <w:rPr>
          <w:sz w:val="24"/>
          <w:szCs w:val="24"/>
        </w:rPr>
        <w:t>o</w:t>
      </w:r>
      <w:r w:rsidR="00A827B4" w:rsidRPr="00A827B4">
        <w:rPr>
          <w:sz w:val="24"/>
          <w:szCs w:val="24"/>
        </w:rPr>
        <w:t>rganization</w:t>
      </w:r>
      <w:r w:rsidR="00DA7F05">
        <w:rPr>
          <w:sz w:val="24"/>
          <w:szCs w:val="24"/>
        </w:rPr>
        <w:t xml:space="preserve"> certified as </w:t>
      </w:r>
      <w:r w:rsidR="00DA7F05" w:rsidRPr="00EE3108">
        <w:rPr>
          <w:b/>
          <w:bCs/>
          <w:sz w:val="24"/>
          <w:szCs w:val="24"/>
        </w:rPr>
        <w:t>Totally</w:t>
      </w:r>
      <w:r w:rsidR="00FE7957" w:rsidRPr="00EE3108">
        <w:rPr>
          <w:b/>
          <w:bCs/>
          <w:sz w:val="24"/>
          <w:szCs w:val="24"/>
        </w:rPr>
        <w:t xml:space="preserve"> </w:t>
      </w:r>
      <w:r w:rsidR="00DA7F05" w:rsidRPr="00EE3108">
        <w:rPr>
          <w:b/>
          <w:bCs/>
          <w:sz w:val="24"/>
          <w:szCs w:val="24"/>
        </w:rPr>
        <w:t>Linking Care in MD/House Calls of D.C.</w:t>
      </w:r>
      <w:r w:rsidR="00DA7F05" w:rsidRPr="00FE7957">
        <w:rPr>
          <w:sz w:val="24"/>
          <w:szCs w:val="24"/>
        </w:rPr>
        <w:t xml:space="preserve"> </w:t>
      </w:r>
      <w:r w:rsidR="00A827B4" w:rsidRPr="00FE7957">
        <w:rPr>
          <w:sz w:val="24"/>
          <w:szCs w:val="24"/>
        </w:rPr>
        <w:t>with House Calls of the District of Columbia, Inc. (</w:t>
      </w:r>
      <w:r w:rsidR="00CF357D" w:rsidRPr="00FE7957">
        <w:rPr>
          <w:sz w:val="24"/>
          <w:szCs w:val="24"/>
        </w:rPr>
        <w:t>the “UHO”</w:t>
      </w:r>
      <w:r w:rsidR="00DA7F05" w:rsidRPr="00FE7957">
        <w:rPr>
          <w:sz w:val="24"/>
          <w:szCs w:val="24"/>
        </w:rPr>
        <w:t>)</w:t>
      </w:r>
      <w:r w:rsidRPr="00FE7957">
        <w:rPr>
          <w:sz w:val="24"/>
          <w:szCs w:val="24"/>
        </w:rPr>
        <w:t xml:space="preserve">; </w:t>
      </w:r>
    </w:p>
    <w:p w14:paraId="0B098C12" w14:textId="58E0F9DD" w:rsidR="00A51A2E" w:rsidRPr="00A51A2E" w:rsidRDefault="00A51A2E" w:rsidP="00A51A2E">
      <w:pPr>
        <w:pStyle w:val="ListParagraph"/>
        <w:numPr>
          <w:ilvl w:val="0"/>
          <w:numId w:val="7"/>
        </w:numPr>
        <w:spacing w:before="118"/>
        <w:ind w:right="632"/>
        <w:rPr>
          <w:sz w:val="24"/>
          <w:szCs w:val="24"/>
        </w:rPr>
      </w:pPr>
      <w:r>
        <w:rPr>
          <w:b/>
          <w:sz w:val="24"/>
          <w:szCs w:val="24"/>
          <w:u w:val="single"/>
        </w:rPr>
        <w:t>House Calls of the District of Columbia, Inc. (“HCDC”)</w:t>
      </w:r>
      <w:r>
        <w:rPr>
          <w:bCs/>
          <w:sz w:val="24"/>
          <w:szCs w:val="24"/>
        </w:rPr>
        <w:t xml:space="preserve">, a </w:t>
      </w:r>
      <w:r w:rsidR="00C038B2">
        <w:rPr>
          <w:bCs/>
          <w:sz w:val="24"/>
          <w:szCs w:val="24"/>
        </w:rPr>
        <w:t>District of Columbia</w:t>
      </w:r>
      <w:r>
        <w:rPr>
          <w:bCs/>
          <w:sz w:val="24"/>
          <w:szCs w:val="24"/>
        </w:rPr>
        <w:t xml:space="preserve"> corporation with a place of business of </w:t>
      </w:r>
      <w:r w:rsidR="008C0424">
        <w:rPr>
          <w:bCs/>
          <w:sz w:val="24"/>
          <w:szCs w:val="24"/>
        </w:rPr>
        <w:t>811 L Street, SE, Washington, DC 20003</w:t>
      </w:r>
      <w:r>
        <w:rPr>
          <w:bCs/>
          <w:sz w:val="24"/>
          <w:szCs w:val="24"/>
        </w:rPr>
        <w:t xml:space="preserve">, which co-manages the UHO with TLC-MD; and </w:t>
      </w:r>
    </w:p>
    <w:p w14:paraId="1C99CC83" w14:textId="26AD7B94" w:rsidR="00BC68BC" w:rsidRPr="009E3F3B" w:rsidRDefault="00BE2A33" w:rsidP="00A827B4">
      <w:pPr>
        <w:pStyle w:val="ListParagraph"/>
        <w:numPr>
          <w:ilvl w:val="0"/>
          <w:numId w:val="7"/>
        </w:numPr>
        <w:spacing w:before="118"/>
        <w:ind w:right="632"/>
        <w:rPr>
          <w:b/>
          <w:bCs/>
          <w:sz w:val="24"/>
          <w:szCs w:val="24"/>
        </w:rPr>
      </w:pPr>
      <w:r>
        <w:rPr>
          <w:b/>
          <w:sz w:val="24"/>
          <w:szCs w:val="24"/>
          <w:u w:val="single"/>
        </w:rPr>
        <w:t>CATCH Greater Houston</w:t>
      </w:r>
      <w:r w:rsidR="001F22BD" w:rsidRPr="00CB7016">
        <w:rPr>
          <w:sz w:val="24"/>
          <w:szCs w:val="24"/>
        </w:rPr>
        <w:t>,</w:t>
      </w:r>
      <w:r w:rsidR="001F22BD" w:rsidRPr="00A827B4">
        <w:rPr>
          <w:sz w:val="24"/>
          <w:szCs w:val="24"/>
        </w:rPr>
        <w:t xml:space="preserve"> a</w:t>
      </w:r>
      <w:ins w:id="3" w:author="PD CATCH" w:date="2026-03-17T15:29:00Z" w16du:dateUtc="2026-03-17T20:29:00Z">
        <w:r w:rsidR="00F9204C">
          <w:rPr>
            <w:sz w:val="24"/>
            <w:szCs w:val="24"/>
          </w:rPr>
          <w:t xml:space="preserve"> tax-exempt non-profit corporat</w:t>
        </w:r>
      </w:ins>
      <w:ins w:id="4" w:author="PD CATCH" w:date="2026-03-17T15:30:00Z" w16du:dateUtc="2026-03-17T20:30:00Z">
        <w:r w:rsidR="00F9204C">
          <w:rPr>
            <w:sz w:val="24"/>
            <w:szCs w:val="24"/>
          </w:rPr>
          <w:t>ion</w:t>
        </w:r>
      </w:ins>
      <w:r w:rsidR="00CB7016" w:rsidRPr="00CB7016">
        <w:rPr>
          <w:sz w:val="24"/>
          <w:szCs w:val="24"/>
        </w:rPr>
        <w:t xml:space="preserve"> </w:t>
      </w:r>
      <w:del w:id="5" w:author="PD CATCH" w:date="2026-03-17T15:30:00Z" w16du:dateUtc="2026-03-17T20:30:00Z">
        <w:r w:rsidR="00CB7016" w:rsidRPr="00CB7016" w:rsidDel="00F9204C">
          <w:rPr>
            <w:sz w:val="24"/>
            <w:szCs w:val="24"/>
          </w:rPr>
          <w:delText xml:space="preserve">National Diabetes Prevention Program (National DPP) lifestyle change program supplier </w:delText>
        </w:r>
      </w:del>
      <w:ins w:id="6" w:author="PD CATCH" w:date="2026-03-17T15:32:00Z" w16du:dateUtc="2026-03-17T20:32:00Z">
        <w:r w:rsidR="00F9204C">
          <w:rPr>
            <w:sz w:val="24"/>
            <w:szCs w:val="24"/>
          </w:rPr>
          <w:t xml:space="preserve">maintaining service relationships with healthcare providers in the community, </w:t>
        </w:r>
      </w:ins>
      <w:r w:rsidR="001F22BD" w:rsidRPr="00A827B4">
        <w:rPr>
          <w:sz w:val="24"/>
          <w:szCs w:val="24"/>
        </w:rPr>
        <w:t>formed</w:t>
      </w:r>
      <w:r w:rsidR="001F22BD" w:rsidRPr="00A827B4">
        <w:rPr>
          <w:spacing w:val="-6"/>
          <w:sz w:val="24"/>
          <w:szCs w:val="24"/>
        </w:rPr>
        <w:t xml:space="preserve"> </w:t>
      </w:r>
      <w:r w:rsidR="001F22BD" w:rsidRPr="00A827B4">
        <w:rPr>
          <w:sz w:val="24"/>
          <w:szCs w:val="24"/>
        </w:rPr>
        <w:t>under</w:t>
      </w:r>
      <w:r w:rsidR="001F22BD" w:rsidRPr="00A827B4">
        <w:rPr>
          <w:spacing w:val="-4"/>
          <w:sz w:val="24"/>
          <w:szCs w:val="24"/>
        </w:rPr>
        <w:t xml:space="preserve"> </w:t>
      </w:r>
      <w:r w:rsidR="001F22BD" w:rsidRPr="00A827B4">
        <w:rPr>
          <w:sz w:val="24"/>
          <w:szCs w:val="24"/>
        </w:rPr>
        <w:t>the</w:t>
      </w:r>
      <w:r w:rsidR="001F22BD" w:rsidRPr="00A827B4">
        <w:rPr>
          <w:spacing w:val="-3"/>
          <w:sz w:val="24"/>
          <w:szCs w:val="24"/>
        </w:rPr>
        <w:t xml:space="preserve"> </w:t>
      </w:r>
      <w:r w:rsidR="001F22BD" w:rsidRPr="00A827B4">
        <w:rPr>
          <w:sz w:val="24"/>
          <w:szCs w:val="24"/>
        </w:rPr>
        <w:t>laws</w:t>
      </w:r>
      <w:r w:rsidR="001F22BD" w:rsidRPr="00A827B4">
        <w:rPr>
          <w:spacing w:val="-3"/>
          <w:sz w:val="24"/>
          <w:szCs w:val="24"/>
        </w:rPr>
        <w:t xml:space="preserve"> </w:t>
      </w:r>
      <w:r w:rsidR="001F22BD" w:rsidRPr="00A827B4">
        <w:rPr>
          <w:sz w:val="24"/>
          <w:szCs w:val="24"/>
        </w:rPr>
        <w:t>of</w:t>
      </w:r>
      <w:r w:rsidR="001F22BD" w:rsidRPr="00A827B4">
        <w:rPr>
          <w:spacing w:val="-5"/>
          <w:sz w:val="24"/>
          <w:szCs w:val="24"/>
        </w:rPr>
        <w:t xml:space="preserve"> </w:t>
      </w:r>
      <w:ins w:id="7" w:author="Patel, Kinal M." w:date="2026-03-13T17:27:00Z" w16du:dateUtc="2026-03-13T23:27:00Z">
        <w:r w:rsidR="001A13C1">
          <w:rPr>
            <w:bCs/>
            <w:sz w:val="24"/>
            <w:szCs w:val="24"/>
          </w:rPr>
          <w:t>Texas</w:t>
        </w:r>
      </w:ins>
      <w:del w:id="8" w:author="Patel, Kinal M." w:date="2026-03-13T17:27:00Z" w16du:dateUtc="2026-03-13T23:27:00Z">
        <w:r w:rsidR="001F22BD" w:rsidRPr="008C0424" w:rsidDel="001A13C1">
          <w:rPr>
            <w:bCs/>
            <w:sz w:val="24"/>
            <w:szCs w:val="24"/>
          </w:rPr>
          <w:delText>Maryland</w:delText>
        </w:r>
      </w:del>
      <w:r w:rsidR="001F22BD" w:rsidRPr="00A827B4">
        <w:rPr>
          <w:b/>
          <w:spacing w:val="-6"/>
          <w:sz w:val="24"/>
          <w:szCs w:val="24"/>
        </w:rPr>
        <w:t xml:space="preserve"> </w:t>
      </w:r>
      <w:r w:rsidR="001F22BD" w:rsidRPr="00A827B4">
        <w:rPr>
          <w:sz w:val="24"/>
          <w:szCs w:val="24"/>
        </w:rPr>
        <w:t xml:space="preserve">(“Supplier”) with offices </w:t>
      </w:r>
      <w:r>
        <w:rPr>
          <w:b/>
          <w:bCs/>
          <w:sz w:val="24"/>
          <w:szCs w:val="24"/>
        </w:rPr>
        <w:t>at 190 Heights Boulevard, Houston, TX 77007.</w:t>
      </w:r>
    </w:p>
    <w:p w14:paraId="5347855F" w14:textId="77777777" w:rsidR="00BC68BC" w:rsidRPr="00C160FC" w:rsidRDefault="00CC6B60">
      <w:pPr>
        <w:pStyle w:val="BodyText"/>
        <w:spacing w:before="120"/>
        <w:ind w:left="140"/>
        <w:rPr>
          <w:rFonts w:ascii="Times New Roman" w:hAnsi="Times New Roman" w:cs="Times New Roman"/>
          <w:sz w:val="24"/>
          <w:szCs w:val="24"/>
        </w:rPr>
      </w:pPr>
      <w:r w:rsidRPr="00C160FC">
        <w:rPr>
          <w:rFonts w:ascii="Times New Roman" w:hAnsi="Times New Roman" w:cs="Times New Roman"/>
          <w:sz w:val="24"/>
          <w:szCs w:val="24"/>
        </w:rPr>
        <w:t>Each,</w:t>
      </w:r>
      <w:r w:rsidRPr="00C160FC">
        <w:rPr>
          <w:rFonts w:ascii="Times New Roman" w:hAnsi="Times New Roman" w:cs="Times New Roman"/>
          <w:spacing w:val="-8"/>
          <w:sz w:val="24"/>
          <w:szCs w:val="24"/>
        </w:rPr>
        <w:t xml:space="preserve"> </w:t>
      </w:r>
      <w:r w:rsidRPr="00C160FC">
        <w:rPr>
          <w:rFonts w:ascii="Times New Roman" w:hAnsi="Times New Roman" w:cs="Times New Roman"/>
          <w:sz w:val="24"/>
          <w:szCs w:val="24"/>
        </w:rPr>
        <w:t>UHO</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Supplier,</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is</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a</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Party,</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collectively,</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the</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Parties</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to</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this</w:t>
      </w:r>
      <w:r w:rsidRPr="00C160FC">
        <w:rPr>
          <w:rFonts w:ascii="Times New Roman" w:hAnsi="Times New Roman" w:cs="Times New Roman"/>
          <w:spacing w:val="-4"/>
          <w:sz w:val="24"/>
          <w:szCs w:val="24"/>
        </w:rPr>
        <w:t xml:space="preserve"> </w:t>
      </w:r>
      <w:r w:rsidRPr="00C160FC">
        <w:rPr>
          <w:rFonts w:ascii="Times New Roman" w:hAnsi="Times New Roman" w:cs="Times New Roman"/>
          <w:spacing w:val="-2"/>
          <w:sz w:val="24"/>
          <w:szCs w:val="24"/>
        </w:rPr>
        <w:t>Agreement.</w:t>
      </w:r>
    </w:p>
    <w:p w14:paraId="79D467CC" w14:textId="77777777" w:rsidR="00BC68BC" w:rsidRPr="00C160FC" w:rsidRDefault="00BC68BC">
      <w:pPr>
        <w:pStyle w:val="BodyText"/>
        <w:spacing w:before="9"/>
        <w:rPr>
          <w:rFonts w:ascii="Times New Roman" w:hAnsi="Times New Roman" w:cs="Times New Roman"/>
          <w:sz w:val="24"/>
          <w:szCs w:val="24"/>
        </w:rPr>
      </w:pPr>
    </w:p>
    <w:p w14:paraId="649EF897" w14:textId="45DB87BB" w:rsidR="00BC68BC" w:rsidRPr="00C160FC" w:rsidRDefault="001F22BD">
      <w:pPr>
        <w:pStyle w:val="Heading2"/>
        <w:numPr>
          <w:ilvl w:val="0"/>
          <w:numId w:val="6"/>
        </w:numPr>
        <w:tabs>
          <w:tab w:val="left" w:pos="572"/>
          <w:tab w:val="left" w:pos="573"/>
        </w:tabs>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589888" behindDoc="1" locked="0" layoutInCell="1" allowOverlap="1" wp14:anchorId="74D0B16A" wp14:editId="0BE75CB0">
                <wp:simplePos x="0" y="0"/>
                <wp:positionH relativeFrom="page">
                  <wp:posOffset>895985</wp:posOffset>
                </wp:positionH>
                <wp:positionV relativeFrom="paragraph">
                  <wp:posOffset>200025</wp:posOffset>
                </wp:positionV>
                <wp:extent cx="5980430" cy="6350"/>
                <wp:effectExtent l="0" t="0" r="0" b="0"/>
                <wp:wrapTopAndBottom/>
                <wp:docPr id="1834039825" name="docshape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5BB87" id="docshape23" o:spid="_x0000_s1026" style="position:absolute;margin-left:70.55pt;margin-top:15.75pt;width:470.9pt;height:.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Jln4wvfAAAACgEAAA8AAABkcnMvZG93bnJldi54bWxMj8FOwzAM&#10;hu9IvENkJG4saVlR1zWdGBJHJDY4sFvaeG21xilJthWenuw0jr/96ffncjWZgZ3Q+d6ShGQmgCE1&#10;VvfUSvj8eH3IgfmgSKvBEkr4QQ+r6vamVIW2Z9rgaRtaFkvIF0pCF8JYcO6bDo3yMzsixd3eOqNC&#10;jK7l2qlzLDcDT4V44kb1FC90asSXDpvD9mgkrBf5+vt9Tm+/m3qHu6/6k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mWfjC98AAAAKAQAADwAAAAAAAAAAAAAAAABABAAAZHJzL2Rvd25yZXYu&#10;eG1sUEsFBgAAAAAEAAQA8wAAAEwFAAAAAA==&#10;" fillcolor="black" stroked="f">
                <w10:wrap type="topAndBottom" anchorx="page"/>
              </v:rect>
            </w:pict>
          </mc:Fallback>
        </mc:AlternateContent>
      </w:r>
      <w:bookmarkStart w:id="9" w:name="1_RECITALS"/>
      <w:bookmarkEnd w:id="9"/>
      <w:r w:rsidRPr="00C160FC">
        <w:rPr>
          <w:rFonts w:ascii="Times New Roman" w:hAnsi="Times New Roman" w:cs="Times New Roman"/>
          <w:spacing w:val="-2"/>
          <w:sz w:val="24"/>
          <w:szCs w:val="24"/>
        </w:rPr>
        <w:t>RECITALS</w:t>
      </w:r>
    </w:p>
    <w:p w14:paraId="41B39FE2" w14:textId="77777777" w:rsidR="00BC68BC" w:rsidRPr="00C160FC" w:rsidRDefault="00BC68BC">
      <w:pPr>
        <w:pStyle w:val="BodyText"/>
        <w:spacing w:before="12"/>
        <w:rPr>
          <w:rFonts w:ascii="Times New Roman" w:hAnsi="Times New Roman" w:cs="Times New Roman"/>
          <w:b/>
          <w:sz w:val="24"/>
          <w:szCs w:val="24"/>
        </w:rPr>
      </w:pPr>
    </w:p>
    <w:p w14:paraId="23097194" w14:textId="2DE7B19A" w:rsidR="00BC68BC" w:rsidRDefault="00CC6B60">
      <w:pPr>
        <w:pStyle w:val="BodyText"/>
        <w:spacing w:before="31"/>
        <w:ind w:left="140" w:right="327"/>
        <w:rPr>
          <w:rFonts w:ascii="Times New Roman" w:hAnsi="Times New Roman" w:cs="Times New Roman"/>
          <w:spacing w:val="-2"/>
          <w:sz w:val="24"/>
          <w:szCs w:val="24"/>
        </w:rPr>
      </w:pPr>
      <w:proofErr w:type="gramStart"/>
      <w:r w:rsidRPr="00C160FC">
        <w:rPr>
          <w:rFonts w:ascii="Times New Roman" w:hAnsi="Times New Roman" w:cs="Times New Roman"/>
          <w:b/>
          <w:sz w:val="24"/>
          <w:szCs w:val="24"/>
        </w:rPr>
        <w:t>WHEREAS,</w:t>
      </w:r>
      <w:proofErr w:type="gramEnd"/>
      <w:r w:rsidRPr="00C160FC">
        <w:rPr>
          <w:rFonts w:ascii="Times New Roman" w:hAnsi="Times New Roman" w:cs="Times New Roman"/>
          <w:b/>
          <w:spacing w:val="-3"/>
          <w:sz w:val="24"/>
          <w:szCs w:val="24"/>
        </w:rPr>
        <w:t xml:space="preserve"> </w:t>
      </w:r>
      <w:r w:rsidRPr="00C160FC">
        <w:rPr>
          <w:rFonts w:ascii="Times New Roman" w:hAnsi="Times New Roman" w:cs="Times New Roman"/>
          <w:sz w:val="24"/>
          <w:szCs w:val="24"/>
        </w:rPr>
        <w:t>Supplier</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offers</w:t>
      </w:r>
      <w:r w:rsidR="00481184">
        <w:rPr>
          <w:rFonts w:ascii="Times New Roman" w:hAnsi="Times New Roman" w:cs="Times New Roman"/>
          <w:spacing w:val="-3"/>
          <w:sz w:val="24"/>
          <w:szCs w:val="24"/>
        </w:rPr>
        <w:t xml:space="preserve"> t</w:t>
      </w:r>
      <w:r w:rsidR="00DA77DA">
        <w:rPr>
          <w:rFonts w:ascii="Times New Roman" w:hAnsi="Times New Roman" w:cs="Times New Roman"/>
          <w:spacing w:val="-3"/>
          <w:sz w:val="24"/>
          <w:szCs w:val="24"/>
        </w:rPr>
        <w:t>he</w:t>
      </w:r>
      <w:r w:rsidR="00CB7016">
        <w:rPr>
          <w:rFonts w:ascii="Times New Roman" w:hAnsi="Times New Roman" w:cs="Times New Roman"/>
          <w:spacing w:val="-3"/>
          <w:sz w:val="24"/>
          <w:szCs w:val="24"/>
        </w:rPr>
        <w:t xml:space="preserve"> </w:t>
      </w:r>
      <w:r w:rsidR="00CB7016">
        <w:rPr>
          <w:rFonts w:ascii="Times New Roman" w:hAnsi="Times New Roman" w:cs="Times New Roman"/>
          <w:b/>
          <w:bCs/>
          <w:sz w:val="24"/>
          <w:szCs w:val="24"/>
          <w:u w:val="single"/>
        </w:rPr>
        <w:t>National DPP lifestyle change program</w:t>
      </w:r>
      <w:r w:rsidRPr="00C160FC">
        <w:rPr>
          <w:rFonts w:ascii="Times New Roman" w:hAnsi="Times New Roman" w:cs="Times New Roman"/>
          <w:spacing w:val="-2"/>
          <w:sz w:val="24"/>
          <w:szCs w:val="24"/>
        </w:rPr>
        <w:t>;</w:t>
      </w:r>
    </w:p>
    <w:p w14:paraId="3D12CDA0" w14:textId="7B71C5A1" w:rsidR="00F9204C" w:rsidRDefault="00493369" w:rsidP="00F9204C">
      <w:pPr>
        <w:pStyle w:val="BodyText"/>
        <w:spacing w:before="120"/>
        <w:ind w:left="139" w:right="316"/>
        <w:rPr>
          <w:ins w:id="10" w:author="PD CATCH" w:date="2026-03-17T15:34:00Z" w16du:dateUtc="2026-03-17T20:34:00Z"/>
        </w:rPr>
      </w:pPr>
      <w:r>
        <w:rPr>
          <w:b/>
        </w:rPr>
        <w:t xml:space="preserve">WHEREAS, </w:t>
      </w:r>
      <w:r>
        <w:t xml:space="preserve">Supplier has </w:t>
      </w:r>
      <w:ins w:id="11" w:author="PD CATCH" w:date="2026-03-17T15:31:00Z" w16du:dateUtc="2026-03-17T20:31:00Z">
        <w:r w:rsidR="00F9204C">
          <w:t>Subs</w:t>
        </w:r>
      </w:ins>
      <w:ins w:id="12" w:author="PD CATCH" w:date="2026-03-17T15:33:00Z" w16du:dateUtc="2026-03-17T20:33:00Z">
        <w:r w:rsidR="00F9204C">
          <w:t xml:space="preserve">idiaries defined </w:t>
        </w:r>
      </w:ins>
      <w:ins w:id="13" w:author="PD CATCH" w:date="2026-03-17T15:34:00Z" w16du:dateUtc="2026-03-17T20:34:00Z">
        <w:r w:rsidR="00F9204C" w:rsidRPr="00F9204C">
          <w:rPr>
            <w:rPrChange w:id="14" w:author="PD CATCH" w:date="2026-03-17T15:37:00Z" w16du:dateUtc="2026-03-17T20:37:00Z">
              <w:rPr>
                <w:highlight w:val="yellow"/>
              </w:rPr>
            </w:rPrChange>
          </w:rPr>
          <w:t>as organizations that contract with the Supplier to provide National DPP lifestyle change program services described in Exhibit A</w:t>
        </w:r>
      </w:ins>
      <w:ins w:id="15" w:author="PD CATCH" w:date="2026-03-17T15:54:00Z" w16du:dateUtc="2026-03-17T20:54:00Z">
        <w:r w:rsidR="00FA2899">
          <w:t xml:space="preserve"> with</w:t>
        </w:r>
      </w:ins>
      <w:ins w:id="16" w:author="PD CATCH" w:date="2026-03-17T15:35:00Z" w16du:dateUtc="2026-03-17T20:35:00Z">
        <w:r w:rsidR="00F9204C">
          <w:t xml:space="preserve"> </w:t>
        </w:r>
      </w:ins>
    </w:p>
    <w:p w14:paraId="50E81487" w14:textId="5A185567" w:rsidR="00493369" w:rsidRDefault="00F9204C">
      <w:pPr>
        <w:pStyle w:val="BodyText"/>
        <w:spacing w:before="119"/>
        <w:ind w:right="316"/>
        <w:pPrChange w:id="17" w:author="PD CATCH" w:date="2026-03-17T15:36:00Z" w16du:dateUtc="2026-03-17T20:36:00Z">
          <w:pPr>
            <w:pStyle w:val="BodyText"/>
            <w:spacing w:before="119"/>
            <w:ind w:left="139" w:right="316"/>
          </w:pPr>
        </w:pPrChange>
      </w:pPr>
      <w:del w:id="18" w:author="PD CATCH" w:date="2026-03-17T15:31:00Z" w16du:dateUtc="2026-03-17T20:31:00Z">
        <w:r w:rsidDel="00F9204C">
          <w:delText>A</w:delText>
        </w:r>
        <w:r w:rsidR="00493369" w:rsidDel="00F9204C">
          <w:delText>lso</w:delText>
        </w:r>
      </w:del>
      <w:r w:rsidR="00493369">
        <w:t xml:space="preserve"> credentialed </w:t>
      </w:r>
      <w:del w:id="19" w:author="PD CATCH" w:date="2026-03-17T15:36:00Z" w16du:dateUtc="2026-03-17T20:36:00Z">
        <w:r w:rsidR="00493369" w:rsidDel="00F9204C">
          <w:delText xml:space="preserve">a </w:delText>
        </w:r>
      </w:del>
      <w:r w:rsidR="00493369">
        <w:t xml:space="preserve">staff </w:t>
      </w:r>
      <w:ins w:id="20" w:author="PD CATCH" w:date="2026-03-17T15:37:00Z" w16du:dateUtc="2026-03-17T20:37:00Z">
        <w:r>
          <w:t xml:space="preserve">consisting </w:t>
        </w:r>
      </w:ins>
      <w:r w:rsidR="00493369">
        <w:t>of lifestyle change coaches, health coaches and</w:t>
      </w:r>
      <w:r w:rsidR="00493369">
        <w:rPr>
          <w:spacing w:val="-3"/>
        </w:rPr>
        <w:t xml:space="preserve"> </w:t>
      </w:r>
      <w:r w:rsidR="00493369">
        <w:t>other</w:t>
      </w:r>
      <w:r w:rsidR="00493369">
        <w:rPr>
          <w:spacing w:val="-3"/>
        </w:rPr>
        <w:t xml:space="preserve"> </w:t>
      </w:r>
      <w:r w:rsidR="00493369">
        <w:t>staff</w:t>
      </w:r>
      <w:r w:rsidR="00493369">
        <w:rPr>
          <w:spacing w:val="-1"/>
        </w:rPr>
        <w:t xml:space="preserve"> </w:t>
      </w:r>
      <w:r w:rsidR="00493369">
        <w:t>to</w:t>
      </w:r>
      <w:r w:rsidR="00493369">
        <w:rPr>
          <w:spacing w:val="-3"/>
        </w:rPr>
        <w:t xml:space="preserve"> </w:t>
      </w:r>
      <w:r w:rsidR="00493369">
        <w:t>provide</w:t>
      </w:r>
      <w:r w:rsidR="00493369">
        <w:rPr>
          <w:spacing w:val="-2"/>
        </w:rPr>
        <w:t xml:space="preserve"> </w:t>
      </w:r>
      <w:r w:rsidR="00493369">
        <w:t>the</w:t>
      </w:r>
      <w:r w:rsidR="00493369">
        <w:rPr>
          <w:spacing w:val="-3"/>
        </w:rPr>
        <w:t xml:space="preserve"> </w:t>
      </w:r>
      <w:r w:rsidR="00493369">
        <w:t>National</w:t>
      </w:r>
      <w:r w:rsidR="00493369">
        <w:rPr>
          <w:spacing w:val="-2"/>
        </w:rPr>
        <w:t xml:space="preserve"> </w:t>
      </w:r>
      <w:r w:rsidR="00493369">
        <w:t>DPP</w:t>
      </w:r>
      <w:r w:rsidR="00493369">
        <w:rPr>
          <w:spacing w:val="-1"/>
        </w:rPr>
        <w:t xml:space="preserve"> </w:t>
      </w:r>
      <w:r w:rsidR="00493369">
        <w:t>and</w:t>
      </w:r>
      <w:r w:rsidR="00493369">
        <w:rPr>
          <w:spacing w:val="-4"/>
        </w:rPr>
        <w:t xml:space="preserve"> </w:t>
      </w:r>
      <w:r w:rsidR="00493369">
        <w:t>other</w:t>
      </w:r>
      <w:r w:rsidR="00493369">
        <w:rPr>
          <w:spacing w:val="-3"/>
        </w:rPr>
        <w:t xml:space="preserve"> </w:t>
      </w:r>
      <w:r w:rsidR="00493369">
        <w:t>services</w:t>
      </w:r>
      <w:r w:rsidR="00493369">
        <w:rPr>
          <w:spacing w:val="-2"/>
        </w:rPr>
        <w:t xml:space="preserve"> </w:t>
      </w:r>
      <w:r w:rsidR="00493369">
        <w:t>to</w:t>
      </w:r>
      <w:r w:rsidR="00493369">
        <w:rPr>
          <w:spacing w:val="-3"/>
        </w:rPr>
        <w:t xml:space="preserve"> </w:t>
      </w:r>
      <w:r w:rsidR="00493369">
        <w:t>address</w:t>
      </w:r>
      <w:r w:rsidR="00493369">
        <w:rPr>
          <w:spacing w:val="-4"/>
        </w:rPr>
        <w:t xml:space="preserve"> </w:t>
      </w:r>
      <w:r w:rsidR="00493369">
        <w:t>the</w:t>
      </w:r>
      <w:r w:rsidR="00493369">
        <w:rPr>
          <w:spacing w:val="-4"/>
        </w:rPr>
        <w:t xml:space="preserve"> </w:t>
      </w:r>
      <w:r w:rsidR="00493369">
        <w:t>needs</w:t>
      </w:r>
      <w:r w:rsidR="00493369">
        <w:rPr>
          <w:spacing w:val="-2"/>
        </w:rPr>
        <w:t xml:space="preserve"> </w:t>
      </w:r>
      <w:r w:rsidR="00493369">
        <w:t>of</w:t>
      </w:r>
      <w:r w:rsidR="00493369">
        <w:rPr>
          <w:spacing w:val="-4"/>
        </w:rPr>
        <w:t xml:space="preserve"> </w:t>
      </w:r>
      <w:r w:rsidR="00493369">
        <w:t>eligible beneficiaries with a prediabetes or diabetes diagnosis (“Beneficiaries”);</w:t>
      </w:r>
    </w:p>
    <w:p w14:paraId="6F0AA45A" w14:textId="1E0F79DD" w:rsidR="00493369" w:rsidRDefault="00493369" w:rsidP="00493369">
      <w:pPr>
        <w:pStyle w:val="BodyText"/>
        <w:spacing w:before="120"/>
        <w:ind w:left="139" w:right="316"/>
      </w:pPr>
      <w:proofErr w:type="gramStart"/>
      <w:r>
        <w:rPr>
          <w:b/>
        </w:rPr>
        <w:t>WHEREAS</w:t>
      </w:r>
      <w:r>
        <w:t>,</w:t>
      </w:r>
      <w:proofErr w:type="gramEnd"/>
      <w:r>
        <w:t xml:space="preserve"> UHO and Supplier now wish to implement an Umbrella Hub Arrangement to provide</w:t>
      </w:r>
      <w:r>
        <w:rPr>
          <w:spacing w:val="-3"/>
        </w:rPr>
        <w:t xml:space="preserve"> </w:t>
      </w:r>
      <w:r>
        <w:t>diabetes</w:t>
      </w:r>
      <w:r>
        <w:rPr>
          <w:spacing w:val="-3"/>
        </w:rPr>
        <w:t xml:space="preserve"> </w:t>
      </w:r>
      <w:r>
        <w:t>prevention</w:t>
      </w:r>
      <w:r>
        <w:rPr>
          <w:spacing w:val="-2"/>
        </w:rPr>
        <w:t xml:space="preserve"> </w:t>
      </w:r>
      <w:r>
        <w:t>program</w:t>
      </w:r>
      <w:r>
        <w:rPr>
          <w:spacing w:val="-4"/>
        </w:rPr>
        <w:t xml:space="preserve"> </w:t>
      </w:r>
      <w:r>
        <w:t>services</w:t>
      </w:r>
      <w:r>
        <w:rPr>
          <w:spacing w:val="-3"/>
        </w:rPr>
        <w:t xml:space="preserve"> </w:t>
      </w:r>
      <w:r>
        <w:t>led</w:t>
      </w:r>
      <w:r>
        <w:rPr>
          <w:spacing w:val="-6"/>
        </w:rPr>
        <w:t xml:space="preserve"> </w:t>
      </w:r>
      <w:r>
        <w:t>by</w:t>
      </w:r>
      <w:r>
        <w:rPr>
          <w:spacing w:val="-4"/>
        </w:rPr>
        <w:t xml:space="preserve"> </w:t>
      </w:r>
      <w:r>
        <w:t>the</w:t>
      </w:r>
      <w:r>
        <w:rPr>
          <w:spacing w:val="-6"/>
        </w:rPr>
        <w:t xml:space="preserve"> </w:t>
      </w:r>
      <w:r>
        <w:t>UHO</w:t>
      </w:r>
      <w:r>
        <w:rPr>
          <w:spacing w:val="-4"/>
        </w:rPr>
        <w:t xml:space="preserve"> </w:t>
      </w:r>
      <w:r>
        <w:t>with</w:t>
      </w:r>
      <w:r>
        <w:rPr>
          <w:spacing w:val="-2"/>
        </w:rPr>
        <w:t xml:space="preserve"> </w:t>
      </w:r>
      <w:r w:rsidRPr="00F9204C">
        <w:rPr>
          <w:rPrChange w:id="21" w:author="PD CATCH" w:date="2026-03-17T15:38:00Z" w16du:dateUtc="2026-03-17T20:38:00Z">
            <w:rPr>
              <w:highlight w:val="yellow"/>
            </w:rPr>
          </w:rPrChange>
        </w:rPr>
        <w:t>Supplier</w:t>
      </w:r>
      <w:r w:rsidRPr="00F9204C">
        <w:rPr>
          <w:spacing w:val="-4"/>
          <w:rPrChange w:id="22" w:author="PD CATCH" w:date="2026-03-17T15:38:00Z" w16du:dateUtc="2026-03-17T20:38:00Z">
            <w:rPr>
              <w:spacing w:val="-4"/>
              <w:highlight w:val="yellow"/>
            </w:rPr>
          </w:rPrChange>
        </w:rPr>
        <w:t xml:space="preserve"> </w:t>
      </w:r>
      <w:r w:rsidRPr="00F9204C">
        <w:rPr>
          <w:rPrChange w:id="23" w:author="PD CATCH" w:date="2026-03-17T15:38:00Z" w16du:dateUtc="2026-03-17T20:38:00Z">
            <w:rPr>
              <w:highlight w:val="yellow"/>
            </w:rPr>
          </w:rPrChange>
        </w:rPr>
        <w:t>providing</w:t>
      </w:r>
      <w:r w:rsidRPr="00F9204C">
        <w:rPr>
          <w:spacing w:val="-4"/>
          <w:rPrChange w:id="24" w:author="PD CATCH" w:date="2026-03-17T15:38:00Z" w16du:dateUtc="2026-03-17T20:38:00Z">
            <w:rPr>
              <w:spacing w:val="-4"/>
              <w:highlight w:val="yellow"/>
            </w:rPr>
          </w:rPrChange>
        </w:rPr>
        <w:t xml:space="preserve"> </w:t>
      </w:r>
      <w:r w:rsidRPr="00F9204C">
        <w:rPr>
          <w:rPrChange w:id="25" w:author="PD CATCH" w:date="2026-03-17T15:38:00Z" w16du:dateUtc="2026-03-17T20:38:00Z">
            <w:rPr>
              <w:highlight w:val="yellow"/>
            </w:rPr>
          </w:rPrChange>
        </w:rPr>
        <w:t>direct services to Beneficiaries</w:t>
      </w:r>
      <w:ins w:id="26" w:author="PD CATCH" w:date="2026-03-05T13:31:00Z" w16du:dateUtc="2026-03-05T19:31:00Z">
        <w:r w:rsidR="00782147" w:rsidRPr="00F9204C">
          <w:rPr>
            <w:rPrChange w:id="27" w:author="PD CATCH" w:date="2026-03-17T15:38:00Z" w16du:dateUtc="2026-03-17T20:38:00Z">
              <w:rPr>
                <w:highlight w:val="yellow"/>
              </w:rPr>
            </w:rPrChange>
          </w:rPr>
          <w:t xml:space="preserve"> through contracted </w:t>
        </w:r>
      </w:ins>
      <w:ins w:id="28" w:author="PD CATCH" w:date="2026-03-17T15:38:00Z" w16du:dateUtc="2026-03-17T20:38:00Z">
        <w:r w:rsidR="00F9204C">
          <w:t>S</w:t>
        </w:r>
      </w:ins>
      <w:ins w:id="29" w:author="PD CATCH" w:date="2026-03-05T13:31:00Z" w16du:dateUtc="2026-03-05T19:31:00Z">
        <w:r w:rsidR="00782147" w:rsidRPr="00F9204C">
          <w:rPr>
            <w:rPrChange w:id="30" w:author="PD CATCH" w:date="2026-03-17T15:38:00Z" w16du:dateUtc="2026-03-17T20:38:00Z">
              <w:rPr>
                <w:highlight w:val="yellow"/>
              </w:rPr>
            </w:rPrChange>
          </w:rPr>
          <w:t>ubsidiaries</w:t>
        </w:r>
      </w:ins>
      <w:del w:id="31" w:author="PD CATCH" w:date="2026-03-17T15:34:00Z" w16du:dateUtc="2026-03-17T20:34:00Z">
        <w:r w:rsidRPr="00F9204C" w:rsidDel="00F9204C">
          <w:rPr>
            <w:rPrChange w:id="32" w:author="PD CATCH" w:date="2026-03-17T15:38:00Z" w16du:dateUtc="2026-03-17T20:38:00Z">
              <w:rPr>
                <w:highlight w:val="yellow"/>
              </w:rPr>
            </w:rPrChange>
          </w:rPr>
          <w:delText>;</w:delText>
        </w:r>
      </w:del>
      <w:ins w:id="33" w:author="PD CATCH" w:date="2026-03-05T13:32:00Z" w16du:dateUtc="2026-03-05T19:32:00Z">
        <w:r w:rsidR="004C7778">
          <w:t xml:space="preserve"> </w:t>
        </w:r>
      </w:ins>
    </w:p>
    <w:p w14:paraId="71C8C0F5" w14:textId="6556FA80" w:rsidR="00BC68BC" w:rsidRPr="00C160FC" w:rsidRDefault="00CC6B60">
      <w:pPr>
        <w:pStyle w:val="BodyText"/>
        <w:spacing w:before="120"/>
        <w:ind w:left="139" w:right="316"/>
        <w:rPr>
          <w:rFonts w:ascii="Times New Roman" w:hAnsi="Times New Roman" w:cs="Times New Roman"/>
          <w:sz w:val="24"/>
          <w:szCs w:val="24"/>
        </w:rPr>
      </w:pPr>
      <w:r w:rsidRPr="00C160FC">
        <w:rPr>
          <w:rFonts w:ascii="Times New Roman" w:hAnsi="Times New Roman" w:cs="Times New Roman"/>
          <w:b/>
          <w:sz w:val="24"/>
          <w:szCs w:val="24"/>
        </w:rPr>
        <w:t>NOW,</w:t>
      </w:r>
      <w:r w:rsidRPr="00C160FC">
        <w:rPr>
          <w:rFonts w:ascii="Times New Roman" w:hAnsi="Times New Roman" w:cs="Times New Roman"/>
          <w:b/>
          <w:spacing w:val="-3"/>
          <w:sz w:val="24"/>
          <w:szCs w:val="24"/>
        </w:rPr>
        <w:t xml:space="preserve"> </w:t>
      </w:r>
      <w:r w:rsidRPr="00C160FC">
        <w:rPr>
          <w:rFonts w:ascii="Times New Roman" w:hAnsi="Times New Roman" w:cs="Times New Roman"/>
          <w:b/>
          <w:sz w:val="24"/>
          <w:szCs w:val="24"/>
        </w:rPr>
        <w:t>THEREFORE,</w:t>
      </w:r>
      <w:r w:rsidRPr="00C160FC">
        <w:rPr>
          <w:rFonts w:ascii="Times New Roman" w:hAnsi="Times New Roman" w:cs="Times New Roman"/>
          <w:b/>
          <w:spacing w:val="-5"/>
          <w:sz w:val="24"/>
          <w:szCs w:val="24"/>
        </w:rPr>
        <w:t xml:space="preserve"> </w:t>
      </w:r>
      <w:r w:rsidRPr="00C160FC">
        <w:rPr>
          <w:rFonts w:ascii="Times New Roman" w:hAnsi="Times New Roman" w:cs="Times New Roman"/>
          <w:sz w:val="24"/>
          <w:szCs w:val="24"/>
        </w:rPr>
        <w:t>in</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consideration</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of</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the</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mutual</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covenants</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representations</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set</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forth</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 xml:space="preserve">in this Agreement, the Parties agree to the following terms and conditions to implement </w:t>
      </w:r>
      <w:r w:rsidR="00862C89" w:rsidRPr="00C160FC">
        <w:rPr>
          <w:rFonts w:ascii="Times New Roman" w:hAnsi="Times New Roman" w:cs="Times New Roman"/>
          <w:sz w:val="24"/>
          <w:szCs w:val="24"/>
        </w:rPr>
        <w:t>a UHA</w:t>
      </w:r>
      <w:r w:rsidRPr="00C160FC">
        <w:rPr>
          <w:rFonts w:ascii="Times New Roman" w:hAnsi="Times New Roman" w:cs="Times New Roman"/>
          <w:sz w:val="24"/>
          <w:szCs w:val="24"/>
        </w:rPr>
        <w:t xml:space="preserve"> to deliver services and coordinate care for Beneficiaries.</w:t>
      </w:r>
    </w:p>
    <w:p w14:paraId="685F819A" w14:textId="77777777" w:rsidR="00BC68BC" w:rsidRPr="00C160FC" w:rsidRDefault="00BC68BC">
      <w:pPr>
        <w:pStyle w:val="BodyText"/>
        <w:spacing w:before="6"/>
        <w:rPr>
          <w:rFonts w:ascii="Times New Roman" w:hAnsi="Times New Roman" w:cs="Times New Roman"/>
          <w:sz w:val="24"/>
          <w:szCs w:val="24"/>
        </w:rPr>
      </w:pPr>
    </w:p>
    <w:p w14:paraId="32FBDE7E" w14:textId="41ACC474" w:rsidR="00BC68BC" w:rsidRPr="00C160FC" w:rsidRDefault="001F22BD">
      <w:pPr>
        <w:pStyle w:val="Heading2"/>
        <w:numPr>
          <w:ilvl w:val="0"/>
          <w:numId w:val="6"/>
        </w:numPr>
        <w:tabs>
          <w:tab w:val="left" w:pos="572"/>
          <w:tab w:val="left" w:pos="573"/>
          <w:tab w:val="left" w:pos="7577"/>
        </w:tabs>
        <w:spacing w:before="31"/>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590912" behindDoc="1" locked="0" layoutInCell="1" allowOverlap="1" wp14:anchorId="138CDAFA" wp14:editId="2F40A2E2">
                <wp:simplePos x="0" y="0"/>
                <wp:positionH relativeFrom="page">
                  <wp:posOffset>895985</wp:posOffset>
                </wp:positionH>
                <wp:positionV relativeFrom="paragraph">
                  <wp:posOffset>219710</wp:posOffset>
                </wp:positionV>
                <wp:extent cx="5980430" cy="6350"/>
                <wp:effectExtent l="0" t="0" r="0" b="0"/>
                <wp:wrapTopAndBottom/>
                <wp:docPr id="94438762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D52AE" id="docshape25" o:spid="_x0000_s1026" style="position:absolute;margin-left:70.55pt;margin-top:17.3pt;width:470.9pt;height:.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" fillcolor="black" stroked="f">
                <w10:wrap type="topAndBottom" anchorx="page"/>
              </v:rect>
            </w:pict>
          </mc:Fallback>
        </mc:AlternateContent>
      </w:r>
      <w:bookmarkStart w:id="34" w:name="3_DELIVERING_SERVICES_AND_COORDINATING_C"/>
      <w:bookmarkStart w:id="35" w:name="_bookmark0"/>
      <w:bookmarkEnd w:id="34"/>
      <w:bookmarkEnd w:id="35"/>
      <w:r w:rsidRPr="00C160FC">
        <w:rPr>
          <w:rFonts w:ascii="Times New Roman" w:hAnsi="Times New Roman" w:cs="Times New Roman"/>
          <w:sz w:val="24"/>
          <w:szCs w:val="24"/>
        </w:rPr>
        <w:t>DELIVERING</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SERVICES</w:t>
      </w:r>
      <w:r w:rsidRPr="00C160FC">
        <w:rPr>
          <w:rFonts w:ascii="Times New Roman" w:hAnsi="Times New Roman" w:cs="Times New Roman"/>
          <w:spacing w:val="-8"/>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8"/>
          <w:sz w:val="24"/>
          <w:szCs w:val="24"/>
        </w:rPr>
        <w:t xml:space="preserve"> </w:t>
      </w:r>
      <w:r w:rsidRPr="00C160FC">
        <w:rPr>
          <w:rFonts w:ascii="Times New Roman" w:hAnsi="Times New Roman" w:cs="Times New Roman"/>
          <w:sz w:val="24"/>
          <w:szCs w:val="24"/>
        </w:rPr>
        <w:t>COORDINATING</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CARE</w:t>
      </w:r>
      <w:r w:rsidRPr="00C160FC">
        <w:rPr>
          <w:rFonts w:ascii="Times New Roman" w:hAnsi="Times New Roman" w:cs="Times New Roman"/>
          <w:spacing w:val="-6"/>
          <w:sz w:val="24"/>
          <w:szCs w:val="24"/>
        </w:rPr>
        <w:t xml:space="preserve"> </w:t>
      </w:r>
      <w:r w:rsidRPr="00C160FC">
        <w:rPr>
          <w:rFonts w:ascii="Times New Roman" w:hAnsi="Times New Roman" w:cs="Times New Roman"/>
          <w:spacing w:val="-5"/>
          <w:sz w:val="24"/>
          <w:szCs w:val="24"/>
        </w:rPr>
        <w:t>FOR</w:t>
      </w:r>
      <w:r w:rsidR="00001CCC" w:rsidRPr="00C160FC">
        <w:rPr>
          <w:rFonts w:ascii="Times New Roman" w:hAnsi="Times New Roman" w:cs="Times New Roman"/>
          <w:spacing w:val="-5"/>
          <w:sz w:val="24"/>
          <w:szCs w:val="24"/>
        </w:rPr>
        <w:t xml:space="preserve"> NEW BENEFICIARIES</w:t>
      </w:r>
    </w:p>
    <w:p w14:paraId="039350AF" w14:textId="77777777" w:rsidR="00BC68BC" w:rsidRPr="00C160FC" w:rsidRDefault="00BC68BC">
      <w:pPr>
        <w:pStyle w:val="BodyText"/>
        <w:spacing w:before="8"/>
        <w:rPr>
          <w:rFonts w:ascii="Times New Roman" w:hAnsi="Times New Roman" w:cs="Times New Roman"/>
          <w:b/>
          <w:sz w:val="24"/>
          <w:szCs w:val="24"/>
        </w:rPr>
      </w:pPr>
    </w:p>
    <w:p w14:paraId="7358FDD7" w14:textId="55530707" w:rsidR="00BC68BC" w:rsidRPr="00C160FC" w:rsidRDefault="00575EE5" w:rsidP="00B52DCB">
      <w:pPr>
        <w:pStyle w:val="ListParagraph"/>
        <w:numPr>
          <w:ilvl w:val="1"/>
          <w:numId w:val="6"/>
        </w:numPr>
        <w:tabs>
          <w:tab w:val="left" w:pos="1039"/>
          <w:tab w:val="left" w:pos="1040"/>
        </w:tabs>
        <w:spacing w:before="14"/>
        <w:ind w:left="1039" w:right="632"/>
        <w:rPr>
          <w:sz w:val="24"/>
          <w:szCs w:val="24"/>
        </w:rPr>
      </w:pPr>
      <w:bookmarkStart w:id="36" w:name="3.1_UHO_and_Supplier_will_work_in_a_coll"/>
      <w:bookmarkEnd w:id="36"/>
      <w:r w:rsidRPr="00C160FC">
        <w:rPr>
          <w:sz w:val="24"/>
          <w:szCs w:val="24"/>
        </w:rPr>
        <w:t>Supplier will provide the services set forth on Exhibit A (the “Services”), which is attached hereto and incorporated herein.</w:t>
      </w:r>
    </w:p>
    <w:p w14:paraId="37D7DFC6" w14:textId="77777777" w:rsidR="00BC68BC" w:rsidRPr="00C160FC" w:rsidRDefault="00BC68BC">
      <w:pPr>
        <w:pStyle w:val="BodyText"/>
        <w:spacing w:before="9"/>
        <w:rPr>
          <w:rFonts w:ascii="Times New Roman" w:hAnsi="Times New Roman" w:cs="Times New Roman"/>
          <w:sz w:val="24"/>
          <w:szCs w:val="24"/>
        </w:rPr>
      </w:pPr>
      <w:bookmarkStart w:id="37" w:name="3.2_UHO_will_collaborate_with_Supplier_t"/>
      <w:bookmarkEnd w:id="37"/>
    </w:p>
    <w:p w14:paraId="6FB08984" w14:textId="3490B5BC" w:rsidR="00BC68BC" w:rsidRPr="00C160FC" w:rsidRDefault="001F22BD">
      <w:pPr>
        <w:pStyle w:val="Heading2"/>
        <w:numPr>
          <w:ilvl w:val="0"/>
          <w:numId w:val="6"/>
        </w:numPr>
        <w:tabs>
          <w:tab w:val="left" w:pos="572"/>
          <w:tab w:val="left" w:pos="573"/>
        </w:tabs>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595520" behindDoc="1" locked="0" layoutInCell="1" allowOverlap="1" wp14:anchorId="74BA757C" wp14:editId="555EE554">
                <wp:simplePos x="0" y="0"/>
                <wp:positionH relativeFrom="page">
                  <wp:posOffset>895985</wp:posOffset>
                </wp:positionH>
                <wp:positionV relativeFrom="paragraph">
                  <wp:posOffset>200025</wp:posOffset>
                </wp:positionV>
                <wp:extent cx="5980430" cy="6350"/>
                <wp:effectExtent l="0" t="0" r="0" b="0"/>
                <wp:wrapTopAndBottom/>
                <wp:docPr id="1445798808"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2FCD7" id="docshape35" o:spid="_x0000_s1026" style="position:absolute;margin-left:70.55pt;margin-top:15.75pt;width:470.9pt;height:.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Jln4wvfAAAACgEAAA8AAABkcnMvZG93bnJldi54bWxMj8FOwzAM&#10;hu9IvENkJG4saVlR1zWdGBJHJDY4sFvaeG21xilJthWenuw0jr/96ffncjWZgZ3Q+d6ShGQmgCE1&#10;VvfUSvj8eH3IgfmgSKvBEkr4QQ+r6vamVIW2Z9rgaRtaFkvIF0pCF8JYcO6bDo3yMzsixd3eOqNC&#10;jK7l2qlzLDcDT4V44kb1FC90asSXDpvD9mgkrBf5+vt9Tm+/m3qHu6/6k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mWfjC98AAAAKAQAADwAAAAAAAAAAAAAAAABABAAAZHJzL2Rvd25yZXYu&#10;eG1sUEsFBgAAAAAEAAQA8wAAAEwFAAAAAA==&#10;" fillcolor="black" stroked="f">
                <w10:wrap type="topAndBottom" anchorx="page"/>
              </v:rect>
            </w:pict>
          </mc:Fallback>
        </mc:AlternateContent>
      </w:r>
      <w:bookmarkStart w:id="38" w:name="4_ALLOCATION_OF_COSTS,_REVENUES_AND_FEES"/>
      <w:bookmarkEnd w:id="38"/>
      <w:r w:rsidRPr="00C160FC">
        <w:rPr>
          <w:rFonts w:ascii="Times New Roman" w:hAnsi="Times New Roman" w:cs="Times New Roman"/>
          <w:sz w:val="24"/>
          <w:szCs w:val="24"/>
        </w:rPr>
        <w:t>ALLOCATION</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OF</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COSTS,</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REVENUES</w:t>
      </w:r>
      <w:r w:rsidRPr="00C160FC">
        <w:rPr>
          <w:rFonts w:ascii="Times New Roman" w:hAnsi="Times New Roman" w:cs="Times New Roman"/>
          <w:spacing w:val="-7"/>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4"/>
          <w:sz w:val="24"/>
          <w:szCs w:val="24"/>
        </w:rPr>
        <w:t xml:space="preserve"> FEES</w:t>
      </w:r>
    </w:p>
    <w:p w14:paraId="62987DF1" w14:textId="77777777" w:rsidR="00BC68BC" w:rsidRPr="00C160FC" w:rsidRDefault="00BC68BC">
      <w:pPr>
        <w:pStyle w:val="BodyText"/>
        <w:spacing w:before="11"/>
        <w:rPr>
          <w:rFonts w:ascii="Times New Roman" w:hAnsi="Times New Roman" w:cs="Times New Roman"/>
          <w:b/>
          <w:sz w:val="24"/>
          <w:szCs w:val="24"/>
        </w:rPr>
      </w:pPr>
    </w:p>
    <w:p w14:paraId="0F248376" w14:textId="39CAE2A9" w:rsidR="00BC68BC" w:rsidRPr="00C160FC" w:rsidRDefault="00575EE5">
      <w:pPr>
        <w:pStyle w:val="ListParagraph"/>
        <w:numPr>
          <w:ilvl w:val="1"/>
          <w:numId w:val="6"/>
        </w:numPr>
        <w:tabs>
          <w:tab w:val="left" w:pos="1039"/>
          <w:tab w:val="left" w:pos="1040"/>
        </w:tabs>
        <w:spacing w:before="31"/>
        <w:ind w:left="1039" w:right="667"/>
        <w:rPr>
          <w:sz w:val="24"/>
          <w:szCs w:val="24"/>
        </w:rPr>
      </w:pPr>
      <w:bookmarkStart w:id="39" w:name="4.1_Each_Party_will_carry_costs_of_their"/>
      <w:bookmarkEnd w:id="39"/>
      <w:r w:rsidRPr="00C160FC">
        <w:rPr>
          <w:sz w:val="24"/>
          <w:szCs w:val="24"/>
        </w:rPr>
        <w:t>Supplier will be compensated for the Services as set forth and in accordance with the terms provided on Exhibit B</w:t>
      </w:r>
      <w:r w:rsidR="00B10AD2">
        <w:rPr>
          <w:sz w:val="24"/>
          <w:szCs w:val="24"/>
        </w:rPr>
        <w:t xml:space="preserve"> (“Compensation”)</w:t>
      </w:r>
      <w:r w:rsidRPr="00C160FC">
        <w:rPr>
          <w:sz w:val="24"/>
          <w:szCs w:val="24"/>
        </w:rPr>
        <w:t>, which is attached hereto and incorporated herein.</w:t>
      </w:r>
    </w:p>
    <w:p w14:paraId="0D97030A" w14:textId="77777777" w:rsidR="00BC68BC" w:rsidRPr="00C160FC" w:rsidRDefault="00BC68BC">
      <w:pPr>
        <w:pStyle w:val="BodyText"/>
        <w:spacing w:before="10"/>
        <w:rPr>
          <w:rFonts w:ascii="Times New Roman" w:hAnsi="Times New Roman" w:cs="Times New Roman"/>
          <w:sz w:val="24"/>
          <w:szCs w:val="24"/>
        </w:rPr>
      </w:pPr>
      <w:bookmarkStart w:id="40" w:name="4.2_Services_billable_to_Medicare,_Medic"/>
      <w:bookmarkEnd w:id="40"/>
    </w:p>
    <w:p w14:paraId="755C47DC" w14:textId="74A6972F" w:rsidR="00BC68BC" w:rsidRPr="00C160FC" w:rsidRDefault="001F22BD">
      <w:pPr>
        <w:pStyle w:val="Heading2"/>
        <w:numPr>
          <w:ilvl w:val="0"/>
          <w:numId w:val="6"/>
        </w:numPr>
        <w:tabs>
          <w:tab w:val="left" w:pos="572"/>
          <w:tab w:val="left" w:pos="573"/>
        </w:tabs>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598592" behindDoc="1" locked="0" layoutInCell="1" allowOverlap="1" wp14:anchorId="421B2E9B" wp14:editId="2E2FA3AB">
                <wp:simplePos x="0" y="0"/>
                <wp:positionH relativeFrom="page">
                  <wp:posOffset>895985</wp:posOffset>
                </wp:positionH>
                <wp:positionV relativeFrom="paragraph">
                  <wp:posOffset>200025</wp:posOffset>
                </wp:positionV>
                <wp:extent cx="5980430" cy="6350"/>
                <wp:effectExtent l="0" t="0" r="0" b="0"/>
                <wp:wrapTopAndBottom/>
                <wp:docPr id="338883491" name="docshape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DDA7D" id="docshape40" o:spid="_x0000_s1026" style="position:absolute;margin-left:70.55pt;margin-top:15.75pt;width:470.9pt;height:.5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Jln4wvfAAAACgEAAA8AAABkcnMvZG93bnJldi54bWxMj8FOwzAM&#10;hu9IvENkJG4saVlR1zWdGBJHJDY4sFvaeG21xilJthWenuw0jr/96ffncjWZgZ3Q+d6ShGQmgCE1&#10;VvfUSvj8eH3IgfmgSKvBEkr4QQ+r6vamVIW2Z9rgaRtaFkvIF0pCF8JYcO6bDo3yMzsixd3eOqNC&#10;jK7l2qlzLDcDT4V44kb1FC90asSXDpvD9mgkrBf5+vt9Tm+/m3qHu6/6k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mWfjC98AAAAKAQAADwAAAAAAAAAAAAAAAABABAAAZHJzL2Rvd25yZXYu&#10;eG1sUEsFBgAAAAAEAAQA8wAAAEwFAAAAAA==&#10;" fillcolor="black" stroked="f">
                <w10:wrap type="topAndBottom" anchorx="page"/>
              </v:rect>
            </w:pict>
          </mc:Fallback>
        </mc:AlternateContent>
      </w:r>
      <w:bookmarkStart w:id="41" w:name="5_AUDIT_AND_EXTRAPOLATION"/>
      <w:bookmarkEnd w:id="41"/>
      <w:r w:rsidRPr="00C160FC">
        <w:rPr>
          <w:rFonts w:ascii="Times New Roman" w:hAnsi="Times New Roman" w:cs="Times New Roman"/>
          <w:sz w:val="24"/>
          <w:szCs w:val="24"/>
        </w:rPr>
        <w:t>AUDIT</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3"/>
          <w:sz w:val="24"/>
          <w:szCs w:val="24"/>
        </w:rPr>
        <w:t xml:space="preserve"> </w:t>
      </w:r>
      <w:r w:rsidRPr="00C160FC">
        <w:rPr>
          <w:rFonts w:ascii="Times New Roman" w:hAnsi="Times New Roman" w:cs="Times New Roman"/>
          <w:spacing w:val="-2"/>
          <w:sz w:val="24"/>
          <w:szCs w:val="24"/>
        </w:rPr>
        <w:t>EXTRAPOLATION</w:t>
      </w:r>
    </w:p>
    <w:p w14:paraId="703DA9B9" w14:textId="77777777" w:rsidR="00BC68BC" w:rsidRPr="00C160FC" w:rsidRDefault="00BC68BC">
      <w:pPr>
        <w:pStyle w:val="BodyText"/>
        <w:spacing w:before="11"/>
        <w:rPr>
          <w:rFonts w:ascii="Times New Roman" w:hAnsi="Times New Roman" w:cs="Times New Roman"/>
          <w:b/>
          <w:sz w:val="24"/>
          <w:szCs w:val="24"/>
        </w:rPr>
      </w:pPr>
    </w:p>
    <w:p w14:paraId="08A50024" w14:textId="68608E85" w:rsidR="00BC68BC" w:rsidRPr="00C160FC" w:rsidRDefault="004D7B6D">
      <w:pPr>
        <w:pStyle w:val="ListParagraph"/>
        <w:numPr>
          <w:ilvl w:val="1"/>
          <w:numId w:val="6"/>
        </w:numPr>
        <w:tabs>
          <w:tab w:val="left" w:pos="1039"/>
          <w:tab w:val="left" w:pos="1040"/>
        </w:tabs>
        <w:spacing w:before="31"/>
        <w:ind w:left="1039" w:right="330"/>
        <w:rPr>
          <w:sz w:val="24"/>
          <w:szCs w:val="24"/>
        </w:rPr>
      </w:pPr>
      <w:bookmarkStart w:id="42" w:name="5.1_Supplier_will_provide_support_necess"/>
      <w:bookmarkEnd w:id="42"/>
      <w:proofErr w:type="gramStart"/>
      <w:r w:rsidRPr="00C160FC">
        <w:rPr>
          <w:sz w:val="24"/>
          <w:szCs w:val="24"/>
        </w:rPr>
        <w:t>Supplier</w:t>
      </w:r>
      <w:proofErr w:type="gramEnd"/>
      <w:r w:rsidRPr="00C160FC">
        <w:rPr>
          <w:sz w:val="24"/>
          <w:szCs w:val="24"/>
        </w:rPr>
        <w:t xml:space="preserve"> </w:t>
      </w:r>
      <w:r w:rsidR="00F807A5" w:rsidRPr="00C160FC">
        <w:rPr>
          <w:sz w:val="24"/>
          <w:szCs w:val="24"/>
        </w:rPr>
        <w:t>will provide the support necessary to UHO and</w:t>
      </w:r>
      <w:r w:rsidR="00070C24" w:rsidRPr="00C160FC">
        <w:rPr>
          <w:sz w:val="24"/>
          <w:szCs w:val="24"/>
        </w:rPr>
        <w:t>, if applicable,</w:t>
      </w:r>
      <w:r w:rsidR="00F807A5" w:rsidRPr="00C160FC">
        <w:rPr>
          <w:sz w:val="24"/>
          <w:szCs w:val="24"/>
        </w:rPr>
        <w:t xml:space="preserve"> its revenue cycle management vendor</w:t>
      </w:r>
      <w:r w:rsidR="00575EE5" w:rsidRPr="00C160FC">
        <w:rPr>
          <w:sz w:val="24"/>
          <w:szCs w:val="24"/>
        </w:rPr>
        <w:t>,</w:t>
      </w:r>
      <w:r w:rsidR="00F807A5" w:rsidRPr="00C160FC">
        <w:rPr>
          <w:sz w:val="24"/>
          <w:szCs w:val="24"/>
        </w:rPr>
        <w:t xml:space="preserve"> in the event of audits conducted by Medicare, Medicaid, </w:t>
      </w:r>
      <w:r w:rsidR="00575EE5" w:rsidRPr="00C160FC">
        <w:rPr>
          <w:sz w:val="24"/>
          <w:szCs w:val="24"/>
        </w:rPr>
        <w:t>managed care organizations</w:t>
      </w:r>
      <w:r w:rsidR="00F807A5" w:rsidRPr="00C160FC">
        <w:rPr>
          <w:sz w:val="24"/>
          <w:szCs w:val="24"/>
        </w:rPr>
        <w:t>, commercial insurance plans, or government agencies that pertain to services provided by Supplier.  The Parties will mutually define terms and conditions to govern any refund of fees that may arise out of audits.</w:t>
      </w:r>
    </w:p>
    <w:p w14:paraId="3D032824" w14:textId="77777777" w:rsidR="00BC68BC" w:rsidRPr="00C160FC" w:rsidRDefault="00BC68BC">
      <w:pPr>
        <w:pStyle w:val="BodyText"/>
        <w:spacing w:before="8"/>
        <w:rPr>
          <w:rFonts w:ascii="Times New Roman" w:hAnsi="Times New Roman" w:cs="Times New Roman"/>
          <w:sz w:val="24"/>
          <w:szCs w:val="24"/>
        </w:rPr>
      </w:pPr>
    </w:p>
    <w:p w14:paraId="3D27B65C" w14:textId="1FF533C2" w:rsidR="00BC68BC" w:rsidRPr="00C160FC" w:rsidRDefault="001F22BD">
      <w:pPr>
        <w:pStyle w:val="Heading2"/>
        <w:numPr>
          <w:ilvl w:val="0"/>
          <w:numId w:val="6"/>
        </w:numPr>
        <w:tabs>
          <w:tab w:val="left" w:pos="499"/>
          <w:tab w:val="left" w:pos="500"/>
        </w:tabs>
        <w:spacing w:before="1"/>
        <w:ind w:left="499" w:hanging="360"/>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599104" behindDoc="1" locked="0" layoutInCell="1" allowOverlap="1" wp14:anchorId="27D7BFF6" wp14:editId="743E955E">
                <wp:simplePos x="0" y="0"/>
                <wp:positionH relativeFrom="page">
                  <wp:posOffset>895985</wp:posOffset>
                </wp:positionH>
                <wp:positionV relativeFrom="paragraph">
                  <wp:posOffset>200660</wp:posOffset>
                </wp:positionV>
                <wp:extent cx="5980430" cy="6350"/>
                <wp:effectExtent l="0" t="0" r="0" b="0"/>
                <wp:wrapTopAndBottom/>
                <wp:docPr id="1830156927" name="docshape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B3298" id="docshape41" o:spid="_x0000_s1026" style="position:absolute;margin-left:70.55pt;margin-top:15.8pt;width:470.9pt;height:.5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FDe1PLfAAAACgEAAA8AAABkcnMvZG93bnJldi54bWxMj8FOwzAM&#10;hu9IvENkJG4saRlV1zWdGBJHJDY4sFvaeG21xilJthWenuw0jr/96ffncjWZgZ3Q+d6ShGQmgCE1&#10;VvfUSvj8eH3IgfmgSKvBEkr4QQ+r6vamVIW2Z9rgaRtaFkvIF0pCF8JYcO6bDo3yMzsixd3eOqNC&#10;jK7l2qlzLDcDT4XIuFE9xQudGvGlw+awPRoJ60W+/n6f09vvpt7h7qs+P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UN7U8t8AAAAKAQAADwAAAAAAAAAAAAAAAABABAAAZHJzL2Rvd25yZXYu&#10;eG1sUEsFBgAAAAAEAAQA8wAAAEwFAAAAAA==&#10;" fillcolor="black" stroked="f">
                <w10:wrap type="topAndBottom" anchorx="page"/>
              </v:rect>
            </w:pict>
          </mc:Fallback>
        </mc:AlternateContent>
      </w:r>
      <w:bookmarkStart w:id="43" w:name="6_CONFIDENTIALITY"/>
      <w:bookmarkEnd w:id="43"/>
      <w:r w:rsidRPr="00C160FC">
        <w:rPr>
          <w:rFonts w:ascii="Times New Roman" w:hAnsi="Times New Roman" w:cs="Times New Roman"/>
          <w:spacing w:val="-2"/>
          <w:sz w:val="24"/>
          <w:szCs w:val="24"/>
        </w:rPr>
        <w:t>CONFIDENTIALITY</w:t>
      </w:r>
    </w:p>
    <w:p w14:paraId="378BB3A0" w14:textId="77777777" w:rsidR="00BC68BC" w:rsidRPr="00C160FC" w:rsidRDefault="00BC68BC">
      <w:pPr>
        <w:pStyle w:val="BodyText"/>
        <w:spacing w:before="11"/>
        <w:rPr>
          <w:rFonts w:ascii="Times New Roman" w:hAnsi="Times New Roman" w:cs="Times New Roman"/>
          <w:b/>
          <w:sz w:val="24"/>
          <w:szCs w:val="24"/>
        </w:rPr>
      </w:pPr>
    </w:p>
    <w:p w14:paraId="0576D08E" w14:textId="77777777" w:rsidR="00BC68BC" w:rsidRPr="00C160FC" w:rsidRDefault="00CC6B60">
      <w:pPr>
        <w:pStyle w:val="ListParagraph"/>
        <w:numPr>
          <w:ilvl w:val="1"/>
          <w:numId w:val="6"/>
        </w:numPr>
        <w:tabs>
          <w:tab w:val="left" w:pos="1039"/>
          <w:tab w:val="left" w:pos="1040"/>
        </w:tabs>
        <w:spacing w:before="31"/>
        <w:ind w:left="1039" w:right="670"/>
        <w:rPr>
          <w:sz w:val="24"/>
          <w:szCs w:val="24"/>
        </w:rPr>
      </w:pPr>
      <w:bookmarkStart w:id="44" w:name="6.1_Each_Party_shall_retain_in_strict_co"/>
      <w:bookmarkEnd w:id="44"/>
      <w:r w:rsidRPr="00C160FC">
        <w:rPr>
          <w:sz w:val="24"/>
          <w:szCs w:val="24"/>
        </w:rPr>
        <w:t>Each</w:t>
      </w:r>
      <w:r w:rsidRPr="00C160FC">
        <w:rPr>
          <w:spacing w:val="-5"/>
          <w:sz w:val="24"/>
          <w:szCs w:val="24"/>
        </w:rPr>
        <w:t xml:space="preserve"> </w:t>
      </w:r>
      <w:r w:rsidRPr="00C160FC">
        <w:rPr>
          <w:sz w:val="24"/>
          <w:szCs w:val="24"/>
        </w:rPr>
        <w:t>Party</w:t>
      </w:r>
      <w:r w:rsidRPr="00C160FC">
        <w:rPr>
          <w:spacing w:val="-4"/>
          <w:sz w:val="24"/>
          <w:szCs w:val="24"/>
        </w:rPr>
        <w:t xml:space="preserve"> </w:t>
      </w:r>
      <w:r w:rsidRPr="00C160FC">
        <w:rPr>
          <w:sz w:val="24"/>
          <w:szCs w:val="24"/>
        </w:rPr>
        <w:t>shall</w:t>
      </w:r>
      <w:r w:rsidRPr="00C160FC">
        <w:rPr>
          <w:spacing w:val="-3"/>
          <w:sz w:val="24"/>
          <w:szCs w:val="24"/>
        </w:rPr>
        <w:t xml:space="preserve"> </w:t>
      </w:r>
      <w:r w:rsidRPr="00C160FC">
        <w:rPr>
          <w:sz w:val="24"/>
          <w:szCs w:val="24"/>
        </w:rPr>
        <w:t>retain</w:t>
      </w:r>
      <w:r w:rsidRPr="00C160FC">
        <w:rPr>
          <w:spacing w:val="-2"/>
          <w:sz w:val="24"/>
          <w:szCs w:val="24"/>
        </w:rPr>
        <w:t xml:space="preserve"> </w:t>
      </w:r>
      <w:r w:rsidRPr="00C160FC">
        <w:rPr>
          <w:sz w:val="24"/>
          <w:szCs w:val="24"/>
        </w:rPr>
        <w:t>in</w:t>
      </w:r>
      <w:r w:rsidRPr="00C160FC">
        <w:rPr>
          <w:spacing w:val="-5"/>
          <w:sz w:val="24"/>
          <w:szCs w:val="24"/>
        </w:rPr>
        <w:t xml:space="preserve"> </w:t>
      </w:r>
      <w:r w:rsidRPr="00C160FC">
        <w:rPr>
          <w:sz w:val="24"/>
          <w:szCs w:val="24"/>
        </w:rPr>
        <w:t>strict</w:t>
      </w:r>
      <w:r w:rsidRPr="00C160FC">
        <w:rPr>
          <w:spacing w:val="-3"/>
          <w:sz w:val="24"/>
          <w:szCs w:val="24"/>
        </w:rPr>
        <w:t xml:space="preserve"> </w:t>
      </w:r>
      <w:r w:rsidRPr="00C160FC">
        <w:rPr>
          <w:sz w:val="24"/>
          <w:szCs w:val="24"/>
        </w:rPr>
        <w:t>confidence</w:t>
      </w:r>
      <w:r w:rsidRPr="00C160FC">
        <w:rPr>
          <w:spacing w:val="-3"/>
          <w:sz w:val="24"/>
          <w:szCs w:val="24"/>
        </w:rPr>
        <w:t xml:space="preserve"> </w:t>
      </w:r>
      <w:r w:rsidRPr="00C160FC">
        <w:rPr>
          <w:sz w:val="24"/>
          <w:szCs w:val="24"/>
        </w:rPr>
        <w:t>the</w:t>
      </w:r>
      <w:r w:rsidRPr="00C160FC">
        <w:rPr>
          <w:spacing w:val="-3"/>
          <w:sz w:val="24"/>
          <w:szCs w:val="24"/>
        </w:rPr>
        <w:t xml:space="preserve"> </w:t>
      </w:r>
      <w:r w:rsidRPr="00C160FC">
        <w:rPr>
          <w:sz w:val="24"/>
          <w:szCs w:val="24"/>
        </w:rPr>
        <w:t>confidential</w:t>
      </w:r>
      <w:r w:rsidRPr="00C160FC">
        <w:rPr>
          <w:spacing w:val="-5"/>
          <w:sz w:val="24"/>
          <w:szCs w:val="24"/>
        </w:rPr>
        <w:t xml:space="preserve"> </w:t>
      </w:r>
      <w:r w:rsidRPr="00C160FC">
        <w:rPr>
          <w:sz w:val="24"/>
          <w:szCs w:val="24"/>
        </w:rPr>
        <w:t>information</w:t>
      </w:r>
      <w:r w:rsidRPr="00C160FC">
        <w:rPr>
          <w:spacing w:val="-2"/>
          <w:sz w:val="24"/>
          <w:szCs w:val="24"/>
        </w:rPr>
        <w:t xml:space="preserve"> </w:t>
      </w:r>
      <w:r w:rsidRPr="00C160FC">
        <w:rPr>
          <w:sz w:val="24"/>
          <w:szCs w:val="24"/>
        </w:rPr>
        <w:t>of</w:t>
      </w:r>
      <w:r w:rsidRPr="00C160FC">
        <w:rPr>
          <w:spacing w:val="-5"/>
          <w:sz w:val="24"/>
          <w:szCs w:val="24"/>
        </w:rPr>
        <w:t xml:space="preserve"> </w:t>
      </w:r>
      <w:r w:rsidRPr="00C160FC">
        <w:rPr>
          <w:sz w:val="24"/>
          <w:szCs w:val="24"/>
        </w:rPr>
        <w:t>the</w:t>
      </w:r>
      <w:r w:rsidRPr="00C160FC">
        <w:rPr>
          <w:spacing w:val="-3"/>
          <w:sz w:val="24"/>
          <w:szCs w:val="24"/>
        </w:rPr>
        <w:t xml:space="preserve"> </w:t>
      </w:r>
      <w:r w:rsidRPr="00C160FC">
        <w:rPr>
          <w:sz w:val="24"/>
          <w:szCs w:val="24"/>
        </w:rPr>
        <w:t>other Party.</w:t>
      </w:r>
      <w:r w:rsidRPr="00C160FC">
        <w:rPr>
          <w:spacing w:val="40"/>
          <w:sz w:val="24"/>
          <w:szCs w:val="24"/>
        </w:rPr>
        <w:t xml:space="preserve"> </w:t>
      </w:r>
      <w:r w:rsidRPr="00C160FC">
        <w:rPr>
          <w:sz w:val="24"/>
          <w:szCs w:val="24"/>
        </w:rPr>
        <w:t>Examples of confidential information include, without limitation, business plans, go to market strategies, prospect and customer lists, care management protocols, technology features, designs, and documents.</w:t>
      </w:r>
    </w:p>
    <w:p w14:paraId="3A2B7961" w14:textId="77777777" w:rsidR="00BC68BC" w:rsidRPr="00C160FC" w:rsidRDefault="00BC68BC">
      <w:pPr>
        <w:pStyle w:val="BodyText"/>
        <w:spacing w:before="9"/>
        <w:rPr>
          <w:rFonts w:ascii="Times New Roman" w:hAnsi="Times New Roman" w:cs="Times New Roman"/>
          <w:sz w:val="24"/>
          <w:szCs w:val="24"/>
        </w:rPr>
      </w:pPr>
    </w:p>
    <w:p w14:paraId="30DC5502" w14:textId="77777777" w:rsidR="00BC68BC" w:rsidRPr="00C160FC" w:rsidRDefault="00CC6B60">
      <w:pPr>
        <w:pStyle w:val="ListParagraph"/>
        <w:numPr>
          <w:ilvl w:val="1"/>
          <w:numId w:val="6"/>
        </w:numPr>
        <w:tabs>
          <w:tab w:val="left" w:pos="1039"/>
          <w:tab w:val="left" w:pos="1040"/>
        </w:tabs>
        <w:ind w:left="1039" w:right="303"/>
        <w:jc w:val="both"/>
        <w:rPr>
          <w:sz w:val="24"/>
          <w:szCs w:val="24"/>
        </w:rPr>
      </w:pPr>
      <w:bookmarkStart w:id="45" w:name="6.2_Confidential_information_of_a_Party_"/>
      <w:bookmarkEnd w:id="45"/>
      <w:r w:rsidRPr="00C160FC">
        <w:rPr>
          <w:sz w:val="24"/>
          <w:szCs w:val="24"/>
        </w:rPr>
        <w:t xml:space="preserve">Confidential information </w:t>
      </w:r>
      <w:proofErr w:type="gramStart"/>
      <w:r w:rsidRPr="00C160FC">
        <w:rPr>
          <w:sz w:val="24"/>
          <w:szCs w:val="24"/>
        </w:rPr>
        <w:t>of</w:t>
      </w:r>
      <w:proofErr w:type="gramEnd"/>
      <w:r w:rsidRPr="00C160FC">
        <w:rPr>
          <w:sz w:val="24"/>
          <w:szCs w:val="24"/>
        </w:rPr>
        <w:t xml:space="preserve"> a Party shall only be used by the other</w:t>
      </w:r>
      <w:r w:rsidRPr="00C160FC">
        <w:rPr>
          <w:spacing w:val="-1"/>
          <w:sz w:val="24"/>
          <w:szCs w:val="24"/>
        </w:rPr>
        <w:t xml:space="preserve"> </w:t>
      </w:r>
      <w:r w:rsidRPr="00C160FC">
        <w:rPr>
          <w:sz w:val="24"/>
          <w:szCs w:val="24"/>
        </w:rPr>
        <w:t xml:space="preserve">Party </w:t>
      </w:r>
      <w:proofErr w:type="gramStart"/>
      <w:r w:rsidRPr="00C160FC">
        <w:rPr>
          <w:sz w:val="24"/>
          <w:szCs w:val="24"/>
        </w:rPr>
        <w:t>in the course of</w:t>
      </w:r>
      <w:proofErr w:type="gramEnd"/>
      <w:r w:rsidRPr="00C160FC">
        <w:rPr>
          <w:sz w:val="24"/>
          <w:szCs w:val="24"/>
        </w:rPr>
        <w:t xml:space="preserve"> performing its responsibilities under this Agreement and will be disseminated only on</w:t>
      </w:r>
      <w:r w:rsidRPr="00C160FC">
        <w:rPr>
          <w:spacing w:val="-1"/>
          <w:sz w:val="24"/>
          <w:szCs w:val="24"/>
        </w:rPr>
        <w:t xml:space="preserve"> </w:t>
      </w:r>
      <w:r w:rsidRPr="00C160FC">
        <w:rPr>
          <w:sz w:val="24"/>
          <w:szCs w:val="24"/>
        </w:rPr>
        <w:t>a</w:t>
      </w:r>
      <w:r w:rsidRPr="00C160FC">
        <w:rPr>
          <w:spacing w:val="-5"/>
          <w:sz w:val="24"/>
          <w:szCs w:val="24"/>
        </w:rPr>
        <w:t xml:space="preserve"> </w:t>
      </w:r>
      <w:r w:rsidRPr="00C160FC">
        <w:rPr>
          <w:sz w:val="24"/>
          <w:szCs w:val="24"/>
        </w:rPr>
        <w:t>need-to-know</w:t>
      </w:r>
      <w:r w:rsidRPr="00C160FC">
        <w:rPr>
          <w:spacing w:val="-2"/>
          <w:sz w:val="24"/>
          <w:szCs w:val="24"/>
        </w:rPr>
        <w:t xml:space="preserve"> </w:t>
      </w:r>
      <w:r w:rsidRPr="00C160FC">
        <w:rPr>
          <w:sz w:val="24"/>
          <w:szCs w:val="24"/>
        </w:rPr>
        <w:t>basis</w:t>
      </w:r>
      <w:r w:rsidRPr="00C160FC">
        <w:rPr>
          <w:spacing w:val="-5"/>
          <w:sz w:val="24"/>
          <w:szCs w:val="24"/>
        </w:rPr>
        <w:t xml:space="preserve"> </w:t>
      </w:r>
      <w:r w:rsidRPr="00C160FC">
        <w:rPr>
          <w:sz w:val="24"/>
          <w:szCs w:val="24"/>
        </w:rPr>
        <w:t>among</w:t>
      </w:r>
      <w:r w:rsidRPr="00C160FC">
        <w:rPr>
          <w:spacing w:val="-3"/>
          <w:sz w:val="24"/>
          <w:szCs w:val="24"/>
        </w:rPr>
        <w:t xml:space="preserve"> </w:t>
      </w:r>
      <w:r w:rsidRPr="00C160FC">
        <w:rPr>
          <w:sz w:val="24"/>
          <w:szCs w:val="24"/>
        </w:rPr>
        <w:t>its</w:t>
      </w:r>
      <w:r w:rsidRPr="00C160FC">
        <w:rPr>
          <w:spacing w:val="-5"/>
          <w:sz w:val="24"/>
          <w:szCs w:val="24"/>
        </w:rPr>
        <w:t xml:space="preserve"> </w:t>
      </w:r>
      <w:r w:rsidRPr="00C160FC">
        <w:rPr>
          <w:sz w:val="24"/>
          <w:szCs w:val="24"/>
        </w:rPr>
        <w:t>employees,</w:t>
      </w:r>
      <w:r w:rsidRPr="00C160FC">
        <w:rPr>
          <w:spacing w:val="-5"/>
          <w:sz w:val="24"/>
          <w:szCs w:val="24"/>
        </w:rPr>
        <w:t xml:space="preserve"> </w:t>
      </w:r>
      <w:r w:rsidRPr="00C160FC">
        <w:rPr>
          <w:sz w:val="24"/>
          <w:szCs w:val="24"/>
        </w:rPr>
        <w:t>advisors</w:t>
      </w:r>
      <w:r w:rsidRPr="00C160FC">
        <w:rPr>
          <w:spacing w:val="-2"/>
          <w:sz w:val="24"/>
          <w:szCs w:val="24"/>
        </w:rPr>
        <w:t xml:space="preserve"> </w:t>
      </w:r>
      <w:r w:rsidRPr="00C160FC">
        <w:rPr>
          <w:sz w:val="24"/>
          <w:szCs w:val="24"/>
        </w:rPr>
        <w:t>and</w:t>
      </w:r>
      <w:r w:rsidRPr="00C160FC">
        <w:rPr>
          <w:spacing w:val="-5"/>
          <w:sz w:val="24"/>
          <w:szCs w:val="24"/>
        </w:rPr>
        <w:t xml:space="preserve"> </w:t>
      </w:r>
      <w:r w:rsidRPr="00C160FC">
        <w:rPr>
          <w:sz w:val="24"/>
          <w:szCs w:val="24"/>
        </w:rPr>
        <w:t>agents</w:t>
      </w:r>
      <w:r w:rsidRPr="00C160FC">
        <w:rPr>
          <w:spacing w:val="-2"/>
          <w:sz w:val="24"/>
          <w:szCs w:val="24"/>
        </w:rPr>
        <w:t xml:space="preserve"> </w:t>
      </w:r>
      <w:r w:rsidRPr="00C160FC">
        <w:rPr>
          <w:sz w:val="24"/>
          <w:szCs w:val="24"/>
        </w:rPr>
        <w:t>that</w:t>
      </w:r>
      <w:r w:rsidRPr="00C160FC">
        <w:rPr>
          <w:spacing w:val="-5"/>
          <w:sz w:val="24"/>
          <w:szCs w:val="24"/>
        </w:rPr>
        <w:t xml:space="preserve"> </w:t>
      </w:r>
      <w:r w:rsidRPr="00C160FC">
        <w:rPr>
          <w:sz w:val="24"/>
          <w:szCs w:val="24"/>
        </w:rPr>
        <w:t>have</w:t>
      </w:r>
      <w:r w:rsidRPr="00C160FC">
        <w:rPr>
          <w:spacing w:val="-2"/>
          <w:sz w:val="24"/>
          <w:szCs w:val="24"/>
        </w:rPr>
        <w:t xml:space="preserve"> </w:t>
      </w:r>
      <w:r w:rsidRPr="00C160FC">
        <w:rPr>
          <w:sz w:val="24"/>
          <w:szCs w:val="24"/>
        </w:rPr>
        <w:t>executed</w:t>
      </w:r>
    </w:p>
    <w:p w14:paraId="5181830F" w14:textId="3631C8A7" w:rsidR="00BC68BC" w:rsidRPr="00C160FC" w:rsidRDefault="001F22BD">
      <w:pPr>
        <w:pStyle w:val="BodyText"/>
        <w:spacing w:before="14"/>
        <w:ind w:left="1040" w:right="632"/>
        <w:rPr>
          <w:rFonts w:ascii="Times New Roman" w:hAnsi="Times New Roman" w:cs="Times New Roman"/>
          <w:sz w:val="24"/>
          <w:szCs w:val="24"/>
        </w:rPr>
      </w:pPr>
      <w:r w:rsidRPr="00C160FC">
        <w:rPr>
          <w:rFonts w:ascii="Times New Roman" w:hAnsi="Times New Roman" w:cs="Times New Roman"/>
          <w:sz w:val="24"/>
          <w:szCs w:val="24"/>
        </w:rPr>
        <w:t>a</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confidentiality</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agreement</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containing</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terms</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substantially</w:t>
      </w:r>
      <w:r w:rsidRPr="00C160FC">
        <w:rPr>
          <w:rFonts w:ascii="Times New Roman" w:hAnsi="Times New Roman" w:cs="Times New Roman"/>
          <w:spacing w:val="-6"/>
          <w:sz w:val="24"/>
          <w:szCs w:val="24"/>
        </w:rPr>
        <w:t xml:space="preserve"> </w:t>
      </w:r>
      <w:proofErr w:type="gramStart"/>
      <w:r w:rsidRPr="00C160FC">
        <w:rPr>
          <w:rFonts w:ascii="Times New Roman" w:hAnsi="Times New Roman" w:cs="Times New Roman"/>
          <w:sz w:val="24"/>
          <w:szCs w:val="24"/>
        </w:rPr>
        <w:t>similar</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to</w:t>
      </w:r>
      <w:proofErr w:type="gramEnd"/>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those</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set</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 xml:space="preserve">forth </w:t>
      </w:r>
      <w:r w:rsidRPr="00C160FC">
        <w:rPr>
          <w:rFonts w:ascii="Times New Roman" w:hAnsi="Times New Roman" w:cs="Times New Roman"/>
          <w:spacing w:val="-2"/>
          <w:sz w:val="24"/>
          <w:szCs w:val="24"/>
        </w:rPr>
        <w:t>herein.</w:t>
      </w:r>
    </w:p>
    <w:p w14:paraId="708DBBAD" w14:textId="77777777" w:rsidR="00BC68BC" w:rsidRPr="00C160FC" w:rsidRDefault="00BC68BC">
      <w:pPr>
        <w:pStyle w:val="BodyText"/>
        <w:spacing w:before="9"/>
        <w:rPr>
          <w:rFonts w:ascii="Times New Roman" w:hAnsi="Times New Roman" w:cs="Times New Roman"/>
          <w:sz w:val="24"/>
          <w:szCs w:val="24"/>
        </w:rPr>
      </w:pPr>
    </w:p>
    <w:p w14:paraId="0865C4E7" w14:textId="77777777" w:rsidR="00BC68BC" w:rsidRPr="00C160FC" w:rsidRDefault="00CC6B60">
      <w:pPr>
        <w:pStyle w:val="ListParagraph"/>
        <w:numPr>
          <w:ilvl w:val="1"/>
          <w:numId w:val="6"/>
        </w:numPr>
        <w:tabs>
          <w:tab w:val="left" w:pos="1039"/>
          <w:tab w:val="left" w:pos="1040"/>
        </w:tabs>
        <w:ind w:left="1039" w:right="271"/>
        <w:rPr>
          <w:sz w:val="24"/>
          <w:szCs w:val="24"/>
        </w:rPr>
      </w:pPr>
      <w:bookmarkStart w:id="46" w:name="6.3_The_obligations_of_confidentiality_s"/>
      <w:bookmarkEnd w:id="46"/>
      <w:r w:rsidRPr="00C160FC">
        <w:rPr>
          <w:sz w:val="24"/>
          <w:szCs w:val="24"/>
        </w:rPr>
        <w:t>The obligations of confidentiality set forth in this Section shall not apply to</w:t>
      </w:r>
      <w:r w:rsidRPr="00C160FC">
        <w:rPr>
          <w:spacing w:val="40"/>
          <w:sz w:val="24"/>
          <w:szCs w:val="24"/>
        </w:rPr>
        <w:t xml:space="preserve"> </w:t>
      </w:r>
      <w:r w:rsidRPr="00C160FC">
        <w:rPr>
          <w:sz w:val="24"/>
          <w:szCs w:val="24"/>
        </w:rPr>
        <w:t>information</w:t>
      </w:r>
      <w:r w:rsidRPr="00C160FC">
        <w:rPr>
          <w:spacing w:val="-1"/>
          <w:sz w:val="24"/>
          <w:szCs w:val="24"/>
        </w:rPr>
        <w:t xml:space="preserve"> </w:t>
      </w:r>
      <w:r w:rsidRPr="00C160FC">
        <w:rPr>
          <w:sz w:val="24"/>
          <w:szCs w:val="24"/>
        </w:rPr>
        <w:t>(a) disclosed</w:t>
      </w:r>
      <w:r w:rsidRPr="00C160FC">
        <w:rPr>
          <w:spacing w:val="-2"/>
          <w:sz w:val="24"/>
          <w:szCs w:val="24"/>
        </w:rPr>
        <w:t xml:space="preserve"> </w:t>
      </w:r>
      <w:r w:rsidRPr="00C160FC">
        <w:rPr>
          <w:sz w:val="24"/>
          <w:szCs w:val="24"/>
        </w:rPr>
        <w:t>to the extent required</w:t>
      </w:r>
      <w:r w:rsidRPr="00C160FC">
        <w:rPr>
          <w:spacing w:val="-2"/>
          <w:sz w:val="24"/>
          <w:szCs w:val="24"/>
        </w:rPr>
        <w:t xml:space="preserve"> </w:t>
      </w:r>
      <w:r w:rsidRPr="00C160FC">
        <w:rPr>
          <w:sz w:val="24"/>
          <w:szCs w:val="24"/>
        </w:rPr>
        <w:t>by</w:t>
      </w:r>
      <w:r w:rsidRPr="00C160FC">
        <w:rPr>
          <w:spacing w:val="-2"/>
          <w:sz w:val="24"/>
          <w:szCs w:val="24"/>
        </w:rPr>
        <w:t xml:space="preserve"> </w:t>
      </w:r>
      <w:r w:rsidRPr="00C160FC">
        <w:rPr>
          <w:sz w:val="24"/>
          <w:szCs w:val="24"/>
        </w:rPr>
        <w:t>a court of law, federal, state or local statutes or regulations provided that prior to any such disclosure, the party obligated to make the disclosure gives the party that owns the confidential information notice and the opportunity to contest or limit the disclosure; (b) independently developed by the Party receiving the information without reference to or use of the other Party’s confidential information; (c) acquired by a Party from a third party not subject to such obligations, unless the receiving Party knew or should have known that the information</w:t>
      </w:r>
      <w:r w:rsidRPr="00C160FC">
        <w:rPr>
          <w:spacing w:val="-4"/>
          <w:sz w:val="24"/>
          <w:szCs w:val="24"/>
        </w:rPr>
        <w:t xml:space="preserve"> </w:t>
      </w:r>
      <w:r w:rsidRPr="00C160FC">
        <w:rPr>
          <w:sz w:val="24"/>
          <w:szCs w:val="24"/>
        </w:rPr>
        <w:t>being</w:t>
      </w:r>
      <w:r w:rsidRPr="00C160FC">
        <w:rPr>
          <w:spacing w:val="-3"/>
          <w:sz w:val="24"/>
          <w:szCs w:val="24"/>
        </w:rPr>
        <w:t xml:space="preserve"> </w:t>
      </w:r>
      <w:r w:rsidRPr="00C160FC">
        <w:rPr>
          <w:sz w:val="24"/>
          <w:szCs w:val="24"/>
        </w:rPr>
        <w:t>revealed</w:t>
      </w:r>
      <w:r w:rsidRPr="00C160FC">
        <w:rPr>
          <w:spacing w:val="-3"/>
          <w:sz w:val="24"/>
          <w:szCs w:val="24"/>
        </w:rPr>
        <w:t xml:space="preserve"> </w:t>
      </w:r>
      <w:r w:rsidRPr="00C160FC">
        <w:rPr>
          <w:sz w:val="24"/>
          <w:szCs w:val="24"/>
        </w:rPr>
        <w:t>is</w:t>
      </w:r>
      <w:r w:rsidRPr="00C160FC">
        <w:rPr>
          <w:spacing w:val="-2"/>
          <w:sz w:val="24"/>
          <w:szCs w:val="24"/>
        </w:rPr>
        <w:t xml:space="preserve"> </w:t>
      </w:r>
      <w:r w:rsidRPr="00C160FC">
        <w:rPr>
          <w:sz w:val="24"/>
          <w:szCs w:val="24"/>
        </w:rPr>
        <w:t>confidential</w:t>
      </w:r>
      <w:r w:rsidRPr="00C160FC">
        <w:rPr>
          <w:spacing w:val="-2"/>
          <w:sz w:val="24"/>
          <w:szCs w:val="24"/>
        </w:rPr>
        <w:t xml:space="preserve"> </w:t>
      </w:r>
      <w:r w:rsidRPr="00C160FC">
        <w:rPr>
          <w:sz w:val="24"/>
          <w:szCs w:val="24"/>
        </w:rPr>
        <w:t>as</w:t>
      </w:r>
      <w:r w:rsidRPr="00C160FC">
        <w:rPr>
          <w:spacing w:val="-5"/>
          <w:sz w:val="24"/>
          <w:szCs w:val="24"/>
        </w:rPr>
        <w:t xml:space="preserve"> </w:t>
      </w:r>
      <w:r w:rsidRPr="00C160FC">
        <w:rPr>
          <w:sz w:val="24"/>
          <w:szCs w:val="24"/>
        </w:rPr>
        <w:t>described</w:t>
      </w:r>
      <w:r w:rsidRPr="00C160FC">
        <w:rPr>
          <w:spacing w:val="-3"/>
          <w:sz w:val="24"/>
          <w:szCs w:val="24"/>
        </w:rPr>
        <w:t xml:space="preserve"> </w:t>
      </w:r>
      <w:r w:rsidRPr="00C160FC">
        <w:rPr>
          <w:sz w:val="24"/>
          <w:szCs w:val="24"/>
        </w:rPr>
        <w:t>in</w:t>
      </w:r>
      <w:r w:rsidRPr="00C160FC">
        <w:rPr>
          <w:spacing w:val="-1"/>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w:t>
      </w:r>
      <w:r w:rsidRPr="00C160FC">
        <w:rPr>
          <w:spacing w:val="-5"/>
          <w:sz w:val="24"/>
          <w:szCs w:val="24"/>
        </w:rPr>
        <w:t xml:space="preserve"> </w:t>
      </w:r>
      <w:r w:rsidRPr="00C160FC">
        <w:rPr>
          <w:sz w:val="24"/>
          <w:szCs w:val="24"/>
        </w:rPr>
        <w:t>or</w:t>
      </w:r>
      <w:r w:rsidRPr="00C160FC">
        <w:rPr>
          <w:spacing w:val="-3"/>
          <w:sz w:val="24"/>
          <w:szCs w:val="24"/>
        </w:rPr>
        <w:t xml:space="preserve"> </w:t>
      </w:r>
      <w:r w:rsidRPr="00C160FC">
        <w:rPr>
          <w:sz w:val="24"/>
          <w:szCs w:val="24"/>
        </w:rPr>
        <w:t>(d)</w:t>
      </w:r>
      <w:r w:rsidRPr="00C160FC">
        <w:rPr>
          <w:spacing w:val="-1"/>
          <w:sz w:val="24"/>
          <w:szCs w:val="24"/>
        </w:rPr>
        <w:t xml:space="preserve"> </w:t>
      </w:r>
      <w:r w:rsidRPr="00C160FC">
        <w:rPr>
          <w:sz w:val="24"/>
          <w:szCs w:val="24"/>
        </w:rPr>
        <w:t>which is or becomes part of the public domain through no breach of this Agreement by the receiving Party.</w:t>
      </w:r>
    </w:p>
    <w:p w14:paraId="433F7882" w14:textId="77777777" w:rsidR="00BC68BC" w:rsidRPr="00C160FC" w:rsidRDefault="00BC68BC">
      <w:pPr>
        <w:pStyle w:val="BodyText"/>
        <w:spacing w:before="10"/>
        <w:rPr>
          <w:rFonts w:ascii="Times New Roman" w:hAnsi="Times New Roman" w:cs="Times New Roman"/>
          <w:sz w:val="24"/>
          <w:szCs w:val="24"/>
        </w:rPr>
      </w:pPr>
    </w:p>
    <w:p w14:paraId="74FEDB9B" w14:textId="77777777" w:rsidR="00BC68BC" w:rsidRPr="00C160FC" w:rsidRDefault="00CC6B60">
      <w:pPr>
        <w:pStyle w:val="ListParagraph"/>
        <w:numPr>
          <w:ilvl w:val="1"/>
          <w:numId w:val="6"/>
        </w:numPr>
        <w:tabs>
          <w:tab w:val="left" w:pos="1039"/>
          <w:tab w:val="left" w:pos="1040"/>
        </w:tabs>
        <w:spacing w:before="1"/>
        <w:ind w:left="1039" w:right="284"/>
        <w:rPr>
          <w:sz w:val="24"/>
          <w:szCs w:val="24"/>
        </w:rPr>
      </w:pPr>
      <w:bookmarkStart w:id="47" w:name="6.4_To_the_extent_required_by_the_provis"/>
      <w:bookmarkEnd w:id="47"/>
      <w:r w:rsidRPr="00C160FC">
        <w:rPr>
          <w:sz w:val="24"/>
          <w:szCs w:val="24"/>
        </w:rPr>
        <w:t>To the extent required by the provisions of the Health Insurance Portability and Accountability Act (“HIPAA”) and regulations promulgated thereunder, or of similar regulatory requirements in which healthcare services are distributed, each Party assures the other Party that it will appropriately safeguard protected health information</w:t>
      </w:r>
      <w:r w:rsidRPr="00C160FC">
        <w:rPr>
          <w:spacing w:val="-3"/>
          <w:sz w:val="24"/>
          <w:szCs w:val="24"/>
        </w:rPr>
        <w:t xml:space="preserve"> </w:t>
      </w:r>
      <w:r w:rsidRPr="00C160FC">
        <w:rPr>
          <w:sz w:val="24"/>
          <w:szCs w:val="24"/>
        </w:rPr>
        <w:t>made</w:t>
      </w:r>
      <w:r w:rsidRPr="00C160FC">
        <w:rPr>
          <w:spacing w:val="-1"/>
          <w:sz w:val="24"/>
          <w:szCs w:val="24"/>
        </w:rPr>
        <w:t xml:space="preserve"> </w:t>
      </w:r>
      <w:r w:rsidRPr="00C160FC">
        <w:rPr>
          <w:sz w:val="24"/>
          <w:szCs w:val="24"/>
        </w:rPr>
        <w:t>available</w:t>
      </w:r>
      <w:r w:rsidRPr="00C160FC">
        <w:rPr>
          <w:spacing w:val="-1"/>
          <w:sz w:val="24"/>
          <w:szCs w:val="24"/>
        </w:rPr>
        <w:t xml:space="preserve"> </w:t>
      </w:r>
      <w:r w:rsidRPr="00C160FC">
        <w:rPr>
          <w:sz w:val="24"/>
          <w:szCs w:val="24"/>
        </w:rPr>
        <w:t>to</w:t>
      </w:r>
      <w:r w:rsidRPr="00C160FC">
        <w:rPr>
          <w:spacing w:val="-2"/>
          <w:sz w:val="24"/>
          <w:szCs w:val="24"/>
        </w:rPr>
        <w:t xml:space="preserve"> </w:t>
      </w:r>
      <w:r w:rsidRPr="00C160FC">
        <w:rPr>
          <w:sz w:val="24"/>
          <w:szCs w:val="24"/>
        </w:rPr>
        <w:t>or</w:t>
      </w:r>
      <w:r w:rsidRPr="00C160FC">
        <w:rPr>
          <w:spacing w:val="-2"/>
          <w:sz w:val="24"/>
          <w:szCs w:val="24"/>
        </w:rPr>
        <w:t xml:space="preserve"> </w:t>
      </w:r>
      <w:r w:rsidRPr="00C160FC">
        <w:rPr>
          <w:sz w:val="24"/>
          <w:szCs w:val="24"/>
        </w:rPr>
        <w:t>obtained</w:t>
      </w:r>
      <w:r w:rsidRPr="00C160FC">
        <w:rPr>
          <w:spacing w:val="-4"/>
          <w:sz w:val="24"/>
          <w:szCs w:val="24"/>
        </w:rPr>
        <w:t xml:space="preserve"> </w:t>
      </w:r>
      <w:r w:rsidRPr="00C160FC">
        <w:rPr>
          <w:sz w:val="24"/>
          <w:szCs w:val="24"/>
        </w:rPr>
        <w:t>by</w:t>
      </w:r>
      <w:r w:rsidRPr="00C160FC">
        <w:rPr>
          <w:spacing w:val="-2"/>
          <w:sz w:val="24"/>
          <w:szCs w:val="24"/>
        </w:rPr>
        <w:t xml:space="preserve"> </w:t>
      </w:r>
      <w:r w:rsidRPr="00C160FC">
        <w:rPr>
          <w:sz w:val="24"/>
          <w:szCs w:val="24"/>
        </w:rPr>
        <w:t>it</w:t>
      </w:r>
      <w:r w:rsidRPr="00C160FC">
        <w:rPr>
          <w:spacing w:val="-1"/>
          <w:sz w:val="24"/>
          <w:szCs w:val="24"/>
        </w:rPr>
        <w:t xml:space="preserve"> </w:t>
      </w:r>
      <w:r w:rsidRPr="00C160FC">
        <w:rPr>
          <w:sz w:val="24"/>
          <w:szCs w:val="24"/>
        </w:rPr>
        <w:t>pursuant</w:t>
      </w:r>
      <w:r w:rsidRPr="00C160FC">
        <w:rPr>
          <w:spacing w:val="-1"/>
          <w:sz w:val="24"/>
          <w:szCs w:val="24"/>
        </w:rPr>
        <w:t xml:space="preserve"> </w:t>
      </w:r>
      <w:r w:rsidRPr="00C160FC">
        <w:rPr>
          <w:sz w:val="24"/>
          <w:szCs w:val="24"/>
        </w:rPr>
        <w:t>to</w:t>
      </w:r>
      <w:r w:rsidRPr="00C160FC">
        <w:rPr>
          <w:spacing w:val="-4"/>
          <w:sz w:val="24"/>
          <w:szCs w:val="24"/>
        </w:rPr>
        <w:t xml:space="preserve"> </w:t>
      </w:r>
      <w:r w:rsidRPr="00C160FC">
        <w:rPr>
          <w:sz w:val="24"/>
          <w:szCs w:val="24"/>
        </w:rPr>
        <w:t>this</w:t>
      </w:r>
      <w:r w:rsidRPr="00C160FC">
        <w:rPr>
          <w:spacing w:val="-1"/>
          <w:sz w:val="24"/>
          <w:szCs w:val="24"/>
        </w:rPr>
        <w:t xml:space="preserve"> </w:t>
      </w:r>
      <w:r w:rsidRPr="00C160FC">
        <w:rPr>
          <w:sz w:val="24"/>
          <w:szCs w:val="24"/>
        </w:rPr>
        <w:t>Agreement</w:t>
      </w:r>
      <w:r w:rsidRPr="00C160FC">
        <w:rPr>
          <w:spacing w:val="-1"/>
          <w:sz w:val="24"/>
          <w:szCs w:val="24"/>
        </w:rPr>
        <w:t xml:space="preserve"> </w:t>
      </w:r>
      <w:r w:rsidRPr="00C160FC">
        <w:rPr>
          <w:sz w:val="24"/>
          <w:szCs w:val="24"/>
        </w:rPr>
        <w:t>(“PHI”) or the performance of any of its obligations hereunder and shall, upon reasonable request, execute such agreements and undertake such responsibilities as are required by</w:t>
      </w:r>
      <w:r w:rsidRPr="00C160FC">
        <w:rPr>
          <w:spacing w:val="-4"/>
          <w:sz w:val="24"/>
          <w:szCs w:val="24"/>
        </w:rPr>
        <w:t xml:space="preserve"> </w:t>
      </w:r>
      <w:r w:rsidRPr="00C160FC">
        <w:rPr>
          <w:sz w:val="24"/>
          <w:szCs w:val="24"/>
        </w:rPr>
        <w:t>local</w:t>
      </w:r>
      <w:r w:rsidRPr="00C160FC">
        <w:rPr>
          <w:spacing w:val="-4"/>
          <w:sz w:val="24"/>
          <w:szCs w:val="24"/>
        </w:rPr>
        <w:t xml:space="preserve"> </w:t>
      </w:r>
      <w:r w:rsidRPr="00C160FC">
        <w:rPr>
          <w:sz w:val="24"/>
          <w:szCs w:val="24"/>
        </w:rPr>
        <w:t>and/or</w:t>
      </w:r>
      <w:r w:rsidRPr="00C160FC">
        <w:rPr>
          <w:spacing w:val="-4"/>
          <w:sz w:val="24"/>
          <w:szCs w:val="24"/>
        </w:rPr>
        <w:t xml:space="preserve"> </w:t>
      </w:r>
      <w:r w:rsidRPr="00C160FC">
        <w:rPr>
          <w:sz w:val="24"/>
          <w:szCs w:val="24"/>
        </w:rPr>
        <w:t>country</w:t>
      </w:r>
      <w:r w:rsidRPr="00C160FC">
        <w:rPr>
          <w:spacing w:val="-4"/>
          <w:sz w:val="24"/>
          <w:szCs w:val="24"/>
        </w:rPr>
        <w:t xml:space="preserve"> </w:t>
      </w:r>
      <w:r w:rsidRPr="00C160FC">
        <w:rPr>
          <w:sz w:val="24"/>
          <w:szCs w:val="24"/>
        </w:rPr>
        <w:t>laws</w:t>
      </w:r>
      <w:r w:rsidRPr="00C160FC">
        <w:rPr>
          <w:spacing w:val="-3"/>
          <w:sz w:val="24"/>
          <w:szCs w:val="24"/>
        </w:rPr>
        <w:t xml:space="preserve"> </w:t>
      </w:r>
      <w:r w:rsidRPr="00C160FC">
        <w:rPr>
          <w:sz w:val="24"/>
          <w:szCs w:val="24"/>
        </w:rPr>
        <w:t>dealing</w:t>
      </w:r>
      <w:r w:rsidRPr="00C160FC">
        <w:rPr>
          <w:spacing w:val="-5"/>
          <w:sz w:val="24"/>
          <w:szCs w:val="24"/>
        </w:rPr>
        <w:t xml:space="preserve"> </w:t>
      </w:r>
      <w:r w:rsidRPr="00C160FC">
        <w:rPr>
          <w:sz w:val="24"/>
          <w:szCs w:val="24"/>
        </w:rPr>
        <w:t>with</w:t>
      </w:r>
      <w:r w:rsidRPr="00C160FC">
        <w:rPr>
          <w:spacing w:val="-2"/>
          <w:sz w:val="24"/>
          <w:szCs w:val="24"/>
        </w:rPr>
        <w:t xml:space="preserve"> </w:t>
      </w:r>
      <w:r w:rsidRPr="00C160FC">
        <w:rPr>
          <w:sz w:val="24"/>
          <w:szCs w:val="24"/>
        </w:rPr>
        <w:t>personal</w:t>
      </w:r>
      <w:r w:rsidRPr="00C160FC">
        <w:rPr>
          <w:spacing w:val="-3"/>
          <w:sz w:val="24"/>
          <w:szCs w:val="24"/>
        </w:rPr>
        <w:t xml:space="preserve"> </w:t>
      </w:r>
      <w:r w:rsidRPr="00C160FC">
        <w:rPr>
          <w:sz w:val="24"/>
          <w:szCs w:val="24"/>
        </w:rPr>
        <w:t>data</w:t>
      </w:r>
      <w:r w:rsidRPr="00C160FC">
        <w:rPr>
          <w:spacing w:val="-3"/>
          <w:sz w:val="24"/>
          <w:szCs w:val="24"/>
        </w:rPr>
        <w:t xml:space="preserve"> </w:t>
      </w:r>
      <w:r w:rsidRPr="00C160FC">
        <w:rPr>
          <w:sz w:val="24"/>
          <w:szCs w:val="24"/>
        </w:rPr>
        <w:t>security.</w:t>
      </w:r>
      <w:r w:rsidRPr="00C160FC">
        <w:rPr>
          <w:spacing w:val="40"/>
          <w:sz w:val="24"/>
          <w:szCs w:val="24"/>
        </w:rPr>
        <w:t xml:space="preserve"> </w:t>
      </w:r>
      <w:r w:rsidRPr="00C160FC">
        <w:rPr>
          <w:sz w:val="24"/>
          <w:szCs w:val="24"/>
        </w:rPr>
        <w:t>Without</w:t>
      </w:r>
      <w:r w:rsidRPr="00C160FC">
        <w:rPr>
          <w:spacing w:val="-3"/>
          <w:sz w:val="24"/>
          <w:szCs w:val="24"/>
        </w:rPr>
        <w:t xml:space="preserve"> </w:t>
      </w:r>
      <w:r w:rsidRPr="00C160FC">
        <w:rPr>
          <w:sz w:val="24"/>
          <w:szCs w:val="24"/>
        </w:rPr>
        <w:t>limiting</w:t>
      </w:r>
      <w:r w:rsidRPr="00C160FC">
        <w:rPr>
          <w:spacing w:val="-4"/>
          <w:sz w:val="24"/>
          <w:szCs w:val="24"/>
        </w:rPr>
        <w:t xml:space="preserve"> </w:t>
      </w:r>
      <w:r w:rsidRPr="00C160FC">
        <w:rPr>
          <w:sz w:val="24"/>
          <w:szCs w:val="24"/>
        </w:rPr>
        <w:t xml:space="preserve">the obligations of the Parties </w:t>
      </w:r>
      <w:r w:rsidRPr="00C160FC">
        <w:rPr>
          <w:sz w:val="24"/>
          <w:szCs w:val="24"/>
        </w:rPr>
        <w:lastRenderedPageBreak/>
        <w:t>otherwise set forth in this Agreement or imposed by applicable law, the Parties agree to comply with applicable requirements of local law relating to PHI or its local equivalent and with respect to any task or other activity each Party performs on behalf of the other Party.</w:t>
      </w:r>
      <w:r w:rsidRPr="00C160FC">
        <w:rPr>
          <w:spacing w:val="40"/>
          <w:sz w:val="24"/>
          <w:szCs w:val="24"/>
        </w:rPr>
        <w:t xml:space="preserve"> </w:t>
      </w:r>
      <w:r w:rsidRPr="00C160FC">
        <w:rPr>
          <w:sz w:val="24"/>
          <w:szCs w:val="24"/>
        </w:rPr>
        <w:t>Specifically, each Party agrees to comply with provisions of any Business Associate Agreements executed by the Party.</w:t>
      </w:r>
    </w:p>
    <w:p w14:paraId="703BB4FA" w14:textId="77777777" w:rsidR="00BC68BC" w:rsidRPr="00C160FC" w:rsidRDefault="00BC68BC">
      <w:pPr>
        <w:pStyle w:val="BodyText"/>
        <w:spacing w:before="11"/>
        <w:rPr>
          <w:rFonts w:ascii="Times New Roman" w:hAnsi="Times New Roman" w:cs="Times New Roman"/>
          <w:sz w:val="24"/>
          <w:szCs w:val="24"/>
        </w:rPr>
      </w:pPr>
    </w:p>
    <w:p w14:paraId="3D9ADBC6" w14:textId="77777777" w:rsidR="00BC68BC" w:rsidRPr="00C160FC" w:rsidRDefault="00CC6B60">
      <w:pPr>
        <w:pStyle w:val="ListParagraph"/>
        <w:numPr>
          <w:ilvl w:val="1"/>
          <w:numId w:val="6"/>
        </w:numPr>
        <w:tabs>
          <w:tab w:val="left" w:pos="1039"/>
          <w:tab w:val="left" w:pos="1040"/>
        </w:tabs>
        <w:ind w:left="1040" w:right="308" w:hanging="901"/>
        <w:rPr>
          <w:sz w:val="24"/>
          <w:szCs w:val="24"/>
        </w:rPr>
      </w:pPr>
      <w:bookmarkStart w:id="48" w:name="6.5_The_Parties_shall_not_issue_a_press_"/>
      <w:bookmarkEnd w:id="48"/>
      <w:r w:rsidRPr="00C160FC">
        <w:rPr>
          <w:sz w:val="24"/>
          <w:szCs w:val="24"/>
        </w:rPr>
        <w:t>The Parties shall not issue a press release or other public statement concerning this Agreement</w:t>
      </w:r>
      <w:r w:rsidRPr="00C160FC">
        <w:rPr>
          <w:spacing w:val="-3"/>
          <w:sz w:val="24"/>
          <w:szCs w:val="24"/>
        </w:rPr>
        <w:t xml:space="preserve"> </w:t>
      </w:r>
      <w:r w:rsidRPr="00C160FC">
        <w:rPr>
          <w:sz w:val="24"/>
          <w:szCs w:val="24"/>
        </w:rPr>
        <w:t>without</w:t>
      </w:r>
      <w:r w:rsidRPr="00C160FC">
        <w:rPr>
          <w:spacing w:val="-3"/>
          <w:sz w:val="24"/>
          <w:szCs w:val="24"/>
        </w:rPr>
        <w:t xml:space="preserve"> </w:t>
      </w:r>
      <w:r w:rsidRPr="00C160FC">
        <w:rPr>
          <w:sz w:val="24"/>
          <w:szCs w:val="24"/>
        </w:rPr>
        <w:t>the</w:t>
      </w:r>
      <w:r w:rsidRPr="00C160FC">
        <w:rPr>
          <w:spacing w:val="-3"/>
          <w:sz w:val="24"/>
          <w:szCs w:val="24"/>
        </w:rPr>
        <w:t xml:space="preserve"> </w:t>
      </w:r>
      <w:r w:rsidRPr="00C160FC">
        <w:rPr>
          <w:sz w:val="24"/>
          <w:szCs w:val="24"/>
        </w:rPr>
        <w:t>other</w:t>
      </w:r>
      <w:r w:rsidRPr="00C160FC">
        <w:rPr>
          <w:spacing w:val="-4"/>
          <w:sz w:val="24"/>
          <w:szCs w:val="24"/>
        </w:rPr>
        <w:t xml:space="preserve"> </w:t>
      </w:r>
      <w:r w:rsidRPr="00C160FC">
        <w:rPr>
          <w:sz w:val="24"/>
          <w:szCs w:val="24"/>
        </w:rPr>
        <w:t>Party’s</w:t>
      </w:r>
      <w:r w:rsidRPr="00C160FC">
        <w:rPr>
          <w:spacing w:val="-3"/>
          <w:sz w:val="24"/>
          <w:szCs w:val="24"/>
        </w:rPr>
        <w:t xml:space="preserve"> </w:t>
      </w:r>
      <w:r w:rsidRPr="00C160FC">
        <w:rPr>
          <w:sz w:val="24"/>
          <w:szCs w:val="24"/>
        </w:rPr>
        <w:t>advance</w:t>
      </w:r>
      <w:r w:rsidRPr="00C160FC">
        <w:rPr>
          <w:spacing w:val="-3"/>
          <w:sz w:val="24"/>
          <w:szCs w:val="24"/>
        </w:rPr>
        <w:t xml:space="preserve"> </w:t>
      </w:r>
      <w:r w:rsidRPr="00C160FC">
        <w:rPr>
          <w:sz w:val="24"/>
          <w:szCs w:val="24"/>
        </w:rPr>
        <w:t>written</w:t>
      </w:r>
      <w:r w:rsidRPr="00C160FC">
        <w:rPr>
          <w:spacing w:val="-2"/>
          <w:sz w:val="24"/>
          <w:szCs w:val="24"/>
        </w:rPr>
        <w:t xml:space="preserve"> </w:t>
      </w:r>
      <w:r w:rsidRPr="00C160FC">
        <w:rPr>
          <w:sz w:val="24"/>
          <w:szCs w:val="24"/>
        </w:rPr>
        <w:t>consent,</w:t>
      </w:r>
      <w:r w:rsidRPr="00C160FC">
        <w:rPr>
          <w:spacing w:val="-6"/>
          <w:sz w:val="24"/>
          <w:szCs w:val="24"/>
        </w:rPr>
        <w:t xml:space="preserve"> </w:t>
      </w:r>
      <w:r w:rsidRPr="00C160FC">
        <w:rPr>
          <w:sz w:val="24"/>
          <w:szCs w:val="24"/>
        </w:rPr>
        <w:t>which</w:t>
      </w:r>
      <w:r w:rsidRPr="00C160FC">
        <w:rPr>
          <w:spacing w:val="-5"/>
          <w:sz w:val="24"/>
          <w:szCs w:val="24"/>
        </w:rPr>
        <w:t xml:space="preserve"> </w:t>
      </w:r>
      <w:r w:rsidRPr="00C160FC">
        <w:rPr>
          <w:sz w:val="24"/>
          <w:szCs w:val="24"/>
        </w:rPr>
        <w:t>consent</w:t>
      </w:r>
      <w:r w:rsidRPr="00C160FC">
        <w:rPr>
          <w:spacing w:val="-3"/>
          <w:sz w:val="24"/>
          <w:szCs w:val="24"/>
        </w:rPr>
        <w:t xml:space="preserve"> </w:t>
      </w:r>
      <w:r w:rsidRPr="00C160FC">
        <w:rPr>
          <w:sz w:val="24"/>
          <w:szCs w:val="24"/>
        </w:rPr>
        <w:t>shall</w:t>
      </w:r>
      <w:r w:rsidRPr="00C160FC">
        <w:rPr>
          <w:spacing w:val="-5"/>
          <w:sz w:val="24"/>
          <w:szCs w:val="24"/>
        </w:rPr>
        <w:t xml:space="preserve"> </w:t>
      </w:r>
      <w:r w:rsidRPr="00C160FC">
        <w:rPr>
          <w:sz w:val="24"/>
          <w:szCs w:val="24"/>
        </w:rPr>
        <w:t>not be unreasonably withheld.</w:t>
      </w:r>
    </w:p>
    <w:p w14:paraId="78EE05A1" w14:textId="77777777" w:rsidR="00BC68BC" w:rsidRPr="00C160FC" w:rsidRDefault="00BC68BC">
      <w:pPr>
        <w:pStyle w:val="BodyText"/>
        <w:spacing w:before="8"/>
        <w:rPr>
          <w:rFonts w:ascii="Times New Roman" w:hAnsi="Times New Roman" w:cs="Times New Roman"/>
          <w:sz w:val="24"/>
          <w:szCs w:val="24"/>
        </w:rPr>
      </w:pPr>
    </w:p>
    <w:p w14:paraId="5E5AF55C" w14:textId="700D9379" w:rsidR="00BC68BC" w:rsidRPr="00C160FC" w:rsidRDefault="001F22BD">
      <w:pPr>
        <w:pStyle w:val="Heading2"/>
        <w:numPr>
          <w:ilvl w:val="0"/>
          <w:numId w:val="6"/>
        </w:numPr>
        <w:tabs>
          <w:tab w:val="left" w:pos="499"/>
          <w:tab w:val="left" w:pos="500"/>
        </w:tabs>
        <w:ind w:left="499" w:hanging="360"/>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601664" behindDoc="1" locked="0" layoutInCell="1" allowOverlap="1" wp14:anchorId="5C233789" wp14:editId="5174271E">
                <wp:simplePos x="0" y="0"/>
                <wp:positionH relativeFrom="page">
                  <wp:posOffset>895985</wp:posOffset>
                </wp:positionH>
                <wp:positionV relativeFrom="paragraph">
                  <wp:posOffset>201295</wp:posOffset>
                </wp:positionV>
                <wp:extent cx="5980430" cy="6350"/>
                <wp:effectExtent l="0" t="0" r="0" b="0"/>
                <wp:wrapTopAndBottom/>
                <wp:docPr id="1220729255" name="docshape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38965" id="docshape45" o:spid="_x0000_s1026" style="position:absolute;margin-left:70.55pt;margin-top:15.85pt;width:470.9pt;height:.5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" fillcolor="black" stroked="f">
                <w10:wrap type="topAndBottom" anchorx="page"/>
              </v:rect>
            </w:pict>
          </mc:Fallback>
        </mc:AlternateContent>
      </w:r>
      <w:bookmarkStart w:id="49" w:name="7_OTHER_TERMS"/>
      <w:bookmarkEnd w:id="49"/>
      <w:r w:rsidRPr="00C160FC">
        <w:rPr>
          <w:rFonts w:ascii="Times New Roman" w:hAnsi="Times New Roman" w:cs="Times New Roman"/>
          <w:sz w:val="24"/>
          <w:szCs w:val="24"/>
        </w:rPr>
        <w:t>OTHER</w:t>
      </w:r>
      <w:r w:rsidRPr="00C160FC">
        <w:rPr>
          <w:rFonts w:ascii="Times New Roman" w:hAnsi="Times New Roman" w:cs="Times New Roman"/>
          <w:spacing w:val="-3"/>
          <w:sz w:val="24"/>
          <w:szCs w:val="24"/>
        </w:rPr>
        <w:t xml:space="preserve"> </w:t>
      </w:r>
      <w:r w:rsidRPr="00C160FC">
        <w:rPr>
          <w:rFonts w:ascii="Times New Roman" w:hAnsi="Times New Roman" w:cs="Times New Roman"/>
          <w:spacing w:val="-2"/>
          <w:sz w:val="24"/>
          <w:szCs w:val="24"/>
        </w:rPr>
        <w:t>TERMS</w:t>
      </w:r>
    </w:p>
    <w:p w14:paraId="6283BEA2" w14:textId="77777777" w:rsidR="00BC68BC" w:rsidRPr="00C160FC" w:rsidRDefault="00BC68BC">
      <w:pPr>
        <w:pStyle w:val="BodyText"/>
        <w:spacing w:before="8"/>
        <w:rPr>
          <w:rFonts w:ascii="Times New Roman" w:hAnsi="Times New Roman" w:cs="Times New Roman"/>
          <w:b/>
          <w:sz w:val="24"/>
          <w:szCs w:val="24"/>
        </w:rPr>
      </w:pPr>
    </w:p>
    <w:p w14:paraId="7335427C" w14:textId="77777777" w:rsidR="00BC68BC" w:rsidRPr="00C160FC" w:rsidRDefault="00CC6B60">
      <w:pPr>
        <w:pStyle w:val="ListParagraph"/>
        <w:numPr>
          <w:ilvl w:val="1"/>
          <w:numId w:val="6"/>
        </w:numPr>
        <w:tabs>
          <w:tab w:val="left" w:pos="1039"/>
          <w:tab w:val="left" w:pos="1040"/>
        </w:tabs>
        <w:spacing w:before="31"/>
        <w:ind w:left="1039" w:right="391"/>
        <w:jc w:val="both"/>
        <w:rPr>
          <w:sz w:val="24"/>
          <w:szCs w:val="24"/>
        </w:rPr>
      </w:pPr>
      <w:bookmarkStart w:id="50" w:name="7.1_During_the_time,_this_Agreement_is_i"/>
      <w:bookmarkEnd w:id="50"/>
      <w:r w:rsidRPr="00C160FC">
        <w:rPr>
          <w:sz w:val="24"/>
          <w:szCs w:val="24"/>
        </w:rPr>
        <w:t>During</w:t>
      </w:r>
      <w:r w:rsidRPr="00C160FC">
        <w:rPr>
          <w:spacing w:val="-1"/>
          <w:sz w:val="24"/>
          <w:szCs w:val="24"/>
        </w:rPr>
        <w:t xml:space="preserve"> </w:t>
      </w:r>
      <w:r w:rsidRPr="00C160FC">
        <w:rPr>
          <w:sz w:val="24"/>
          <w:szCs w:val="24"/>
        </w:rPr>
        <w:t>the</w:t>
      </w:r>
      <w:r w:rsidRPr="00C160FC">
        <w:rPr>
          <w:spacing w:val="-3"/>
          <w:sz w:val="24"/>
          <w:szCs w:val="24"/>
        </w:rPr>
        <w:t xml:space="preserve"> </w:t>
      </w:r>
      <w:r w:rsidRPr="00C160FC">
        <w:rPr>
          <w:sz w:val="24"/>
          <w:szCs w:val="24"/>
        </w:rPr>
        <w:t>time,</w:t>
      </w:r>
      <w:r w:rsidRPr="00C160FC">
        <w:rPr>
          <w:spacing w:val="-1"/>
          <w:sz w:val="24"/>
          <w:szCs w:val="24"/>
        </w:rPr>
        <w:t xml:space="preserve"> </w:t>
      </w:r>
      <w:r w:rsidRPr="00C160FC">
        <w:rPr>
          <w:sz w:val="24"/>
          <w:szCs w:val="24"/>
        </w:rPr>
        <w:t>this</w:t>
      </w:r>
      <w:r w:rsidRPr="00C160FC">
        <w:rPr>
          <w:spacing w:val="-3"/>
          <w:sz w:val="24"/>
          <w:szCs w:val="24"/>
        </w:rPr>
        <w:t xml:space="preserve"> </w:t>
      </w:r>
      <w:r w:rsidRPr="00C160FC">
        <w:rPr>
          <w:sz w:val="24"/>
          <w:szCs w:val="24"/>
        </w:rPr>
        <w:t>Agreement is</w:t>
      </w:r>
      <w:r w:rsidRPr="00C160FC">
        <w:rPr>
          <w:spacing w:val="-4"/>
          <w:sz w:val="24"/>
          <w:szCs w:val="24"/>
        </w:rPr>
        <w:t xml:space="preserve"> </w:t>
      </w:r>
      <w:r w:rsidRPr="00C160FC">
        <w:rPr>
          <w:sz w:val="24"/>
          <w:szCs w:val="24"/>
        </w:rPr>
        <w:t>in</w:t>
      </w:r>
      <w:r w:rsidRPr="00C160FC">
        <w:rPr>
          <w:spacing w:val="-2"/>
          <w:sz w:val="24"/>
          <w:szCs w:val="24"/>
        </w:rPr>
        <w:t xml:space="preserve"> </w:t>
      </w:r>
      <w:r w:rsidRPr="00C160FC">
        <w:rPr>
          <w:sz w:val="24"/>
          <w:szCs w:val="24"/>
        </w:rPr>
        <w:t>force</w:t>
      </w:r>
      <w:r w:rsidRPr="00C160FC">
        <w:rPr>
          <w:spacing w:val="-1"/>
          <w:sz w:val="24"/>
          <w:szCs w:val="24"/>
        </w:rPr>
        <w:t xml:space="preserve"> </w:t>
      </w:r>
      <w:r w:rsidRPr="00C160FC">
        <w:rPr>
          <w:sz w:val="24"/>
          <w:szCs w:val="24"/>
        </w:rPr>
        <w:t>and</w:t>
      </w:r>
      <w:r w:rsidRPr="00C160FC">
        <w:rPr>
          <w:spacing w:val="-1"/>
          <w:sz w:val="24"/>
          <w:szCs w:val="24"/>
        </w:rPr>
        <w:t xml:space="preserve"> </w:t>
      </w:r>
      <w:r w:rsidRPr="00C160FC">
        <w:rPr>
          <w:sz w:val="24"/>
          <w:szCs w:val="24"/>
        </w:rPr>
        <w:t>effect,</w:t>
      </w:r>
      <w:r w:rsidRPr="00C160FC">
        <w:rPr>
          <w:spacing w:val="-1"/>
          <w:sz w:val="24"/>
          <w:szCs w:val="24"/>
        </w:rPr>
        <w:t xml:space="preserve"> </w:t>
      </w:r>
      <w:r w:rsidRPr="00C160FC">
        <w:rPr>
          <w:sz w:val="24"/>
          <w:szCs w:val="24"/>
        </w:rPr>
        <w:t>each</w:t>
      </w:r>
      <w:r w:rsidRPr="00C160FC">
        <w:rPr>
          <w:spacing w:val="-2"/>
          <w:sz w:val="24"/>
          <w:szCs w:val="24"/>
        </w:rPr>
        <w:t xml:space="preserve"> </w:t>
      </w:r>
      <w:r w:rsidRPr="00C160FC">
        <w:rPr>
          <w:sz w:val="24"/>
          <w:szCs w:val="24"/>
        </w:rPr>
        <w:t>Party</w:t>
      </w:r>
      <w:r w:rsidRPr="00C160FC">
        <w:rPr>
          <w:spacing w:val="-1"/>
          <w:sz w:val="24"/>
          <w:szCs w:val="24"/>
        </w:rPr>
        <w:t xml:space="preserve"> </w:t>
      </w:r>
      <w:r w:rsidRPr="00C160FC">
        <w:rPr>
          <w:sz w:val="24"/>
          <w:szCs w:val="24"/>
        </w:rPr>
        <w:t>shall</w:t>
      </w:r>
      <w:r w:rsidRPr="00C160FC">
        <w:rPr>
          <w:spacing w:val="-3"/>
          <w:sz w:val="24"/>
          <w:szCs w:val="24"/>
        </w:rPr>
        <w:t xml:space="preserve"> </w:t>
      </w:r>
      <w:r w:rsidRPr="00C160FC">
        <w:rPr>
          <w:sz w:val="24"/>
          <w:szCs w:val="24"/>
        </w:rPr>
        <w:t>not,</w:t>
      </w:r>
      <w:r w:rsidRPr="00C160FC">
        <w:rPr>
          <w:spacing w:val="-3"/>
          <w:sz w:val="24"/>
          <w:szCs w:val="24"/>
        </w:rPr>
        <w:t xml:space="preserve"> </w:t>
      </w:r>
      <w:r w:rsidRPr="00C160FC">
        <w:rPr>
          <w:sz w:val="24"/>
          <w:szCs w:val="24"/>
        </w:rPr>
        <w:t>directly</w:t>
      </w:r>
      <w:r w:rsidRPr="00C160FC">
        <w:rPr>
          <w:spacing w:val="-1"/>
          <w:sz w:val="24"/>
          <w:szCs w:val="24"/>
        </w:rPr>
        <w:t xml:space="preserve"> </w:t>
      </w:r>
      <w:r w:rsidRPr="00C160FC">
        <w:rPr>
          <w:sz w:val="24"/>
          <w:szCs w:val="24"/>
        </w:rPr>
        <w:t>or indirectly</w:t>
      </w:r>
      <w:r w:rsidRPr="00C160FC">
        <w:rPr>
          <w:spacing w:val="-4"/>
          <w:sz w:val="24"/>
          <w:szCs w:val="24"/>
        </w:rPr>
        <w:t xml:space="preserve"> </w:t>
      </w:r>
      <w:r w:rsidRPr="00C160FC">
        <w:rPr>
          <w:sz w:val="24"/>
          <w:szCs w:val="24"/>
        </w:rPr>
        <w:t>(including</w:t>
      </w:r>
      <w:r w:rsidRPr="00C160FC">
        <w:rPr>
          <w:spacing w:val="-4"/>
          <w:sz w:val="24"/>
          <w:szCs w:val="24"/>
        </w:rPr>
        <w:t xml:space="preserve"> </w:t>
      </w:r>
      <w:r w:rsidRPr="00C160FC">
        <w:rPr>
          <w:sz w:val="24"/>
          <w:szCs w:val="24"/>
        </w:rPr>
        <w:t>by</w:t>
      </w:r>
      <w:r w:rsidRPr="00C160FC">
        <w:rPr>
          <w:spacing w:val="-6"/>
          <w:sz w:val="24"/>
          <w:szCs w:val="24"/>
        </w:rPr>
        <w:t xml:space="preserve"> </w:t>
      </w:r>
      <w:r w:rsidRPr="00C160FC">
        <w:rPr>
          <w:sz w:val="24"/>
          <w:szCs w:val="24"/>
        </w:rPr>
        <w:t>causing,</w:t>
      </w:r>
      <w:r w:rsidRPr="00C160FC">
        <w:rPr>
          <w:spacing w:val="-3"/>
          <w:sz w:val="24"/>
          <w:szCs w:val="24"/>
        </w:rPr>
        <w:t xml:space="preserve"> </w:t>
      </w:r>
      <w:r w:rsidRPr="00C160FC">
        <w:rPr>
          <w:sz w:val="24"/>
          <w:szCs w:val="24"/>
        </w:rPr>
        <w:t>encouraging,</w:t>
      </w:r>
      <w:r w:rsidRPr="00C160FC">
        <w:rPr>
          <w:spacing w:val="-3"/>
          <w:sz w:val="24"/>
          <w:szCs w:val="24"/>
        </w:rPr>
        <w:t xml:space="preserve"> </w:t>
      </w:r>
      <w:r w:rsidRPr="00C160FC">
        <w:rPr>
          <w:sz w:val="24"/>
          <w:szCs w:val="24"/>
        </w:rPr>
        <w:t>directing</w:t>
      </w:r>
      <w:r w:rsidRPr="00C160FC">
        <w:rPr>
          <w:spacing w:val="-6"/>
          <w:sz w:val="24"/>
          <w:szCs w:val="24"/>
        </w:rPr>
        <w:t xml:space="preserve"> </w:t>
      </w:r>
      <w:r w:rsidRPr="00C160FC">
        <w:rPr>
          <w:sz w:val="24"/>
          <w:szCs w:val="24"/>
        </w:rPr>
        <w:t>or</w:t>
      </w:r>
      <w:r w:rsidRPr="00C160FC">
        <w:rPr>
          <w:spacing w:val="-4"/>
          <w:sz w:val="24"/>
          <w:szCs w:val="24"/>
        </w:rPr>
        <w:t xml:space="preserve"> </w:t>
      </w:r>
      <w:r w:rsidRPr="00C160FC">
        <w:rPr>
          <w:sz w:val="24"/>
          <w:szCs w:val="24"/>
        </w:rPr>
        <w:t>soliciting</w:t>
      </w:r>
      <w:r w:rsidRPr="00C160FC">
        <w:rPr>
          <w:spacing w:val="-4"/>
          <w:sz w:val="24"/>
          <w:szCs w:val="24"/>
        </w:rPr>
        <w:t xml:space="preserve"> </w:t>
      </w:r>
      <w:r w:rsidRPr="00C160FC">
        <w:rPr>
          <w:sz w:val="24"/>
          <w:szCs w:val="24"/>
        </w:rPr>
        <w:t>any</w:t>
      </w:r>
      <w:r w:rsidRPr="00C160FC">
        <w:rPr>
          <w:spacing w:val="-4"/>
          <w:sz w:val="24"/>
          <w:szCs w:val="24"/>
        </w:rPr>
        <w:t xml:space="preserve"> </w:t>
      </w:r>
      <w:r w:rsidRPr="00C160FC">
        <w:rPr>
          <w:sz w:val="24"/>
          <w:szCs w:val="24"/>
        </w:rPr>
        <w:t>other</w:t>
      </w:r>
      <w:r w:rsidRPr="00C160FC">
        <w:rPr>
          <w:spacing w:val="-4"/>
          <w:sz w:val="24"/>
          <w:szCs w:val="24"/>
        </w:rPr>
        <w:t xml:space="preserve"> </w:t>
      </w:r>
      <w:r w:rsidRPr="00C160FC">
        <w:rPr>
          <w:sz w:val="24"/>
          <w:szCs w:val="24"/>
        </w:rPr>
        <w:t xml:space="preserve">person </w:t>
      </w:r>
      <w:r w:rsidRPr="00C160FC">
        <w:rPr>
          <w:spacing w:val="-4"/>
          <w:sz w:val="24"/>
          <w:szCs w:val="24"/>
        </w:rPr>
        <w:t>to):</w:t>
      </w:r>
    </w:p>
    <w:p w14:paraId="5D4495FE" w14:textId="77777777" w:rsidR="00BC68BC" w:rsidRPr="00C160FC" w:rsidRDefault="00CC6B60">
      <w:pPr>
        <w:pStyle w:val="ListParagraph"/>
        <w:numPr>
          <w:ilvl w:val="2"/>
          <w:numId w:val="6"/>
        </w:numPr>
        <w:tabs>
          <w:tab w:val="left" w:pos="1580"/>
        </w:tabs>
        <w:spacing w:before="120"/>
        <w:ind w:right="800"/>
        <w:rPr>
          <w:sz w:val="24"/>
          <w:szCs w:val="24"/>
        </w:rPr>
      </w:pPr>
      <w:r w:rsidRPr="00C160FC">
        <w:rPr>
          <w:sz w:val="24"/>
          <w:szCs w:val="24"/>
        </w:rPr>
        <w:t>Hire,</w:t>
      </w:r>
      <w:r w:rsidRPr="00C160FC">
        <w:rPr>
          <w:spacing w:val="-2"/>
          <w:sz w:val="24"/>
          <w:szCs w:val="24"/>
        </w:rPr>
        <w:t xml:space="preserve"> </w:t>
      </w:r>
      <w:r w:rsidRPr="00C160FC">
        <w:rPr>
          <w:sz w:val="24"/>
          <w:szCs w:val="24"/>
        </w:rPr>
        <w:t>contract,</w:t>
      </w:r>
      <w:r w:rsidRPr="00C160FC">
        <w:rPr>
          <w:spacing w:val="-2"/>
          <w:sz w:val="24"/>
          <w:szCs w:val="24"/>
        </w:rPr>
        <w:t xml:space="preserve"> </w:t>
      </w:r>
      <w:r w:rsidRPr="00C160FC">
        <w:rPr>
          <w:sz w:val="24"/>
          <w:szCs w:val="24"/>
        </w:rPr>
        <w:t>take</w:t>
      </w:r>
      <w:r w:rsidRPr="00C160FC">
        <w:rPr>
          <w:spacing w:val="-2"/>
          <w:sz w:val="24"/>
          <w:szCs w:val="24"/>
        </w:rPr>
        <w:t xml:space="preserve"> </w:t>
      </w:r>
      <w:r w:rsidRPr="00C160FC">
        <w:rPr>
          <w:sz w:val="24"/>
          <w:szCs w:val="24"/>
        </w:rPr>
        <w:t>away</w:t>
      </w:r>
      <w:r w:rsidRPr="00C160FC">
        <w:rPr>
          <w:spacing w:val="-5"/>
          <w:sz w:val="24"/>
          <w:szCs w:val="24"/>
        </w:rPr>
        <w:t xml:space="preserve"> </w:t>
      </w:r>
      <w:r w:rsidRPr="00C160FC">
        <w:rPr>
          <w:sz w:val="24"/>
          <w:szCs w:val="24"/>
        </w:rPr>
        <w:t>or</w:t>
      </w:r>
      <w:r w:rsidRPr="00C160FC">
        <w:rPr>
          <w:spacing w:val="-3"/>
          <w:sz w:val="24"/>
          <w:szCs w:val="24"/>
        </w:rPr>
        <w:t xml:space="preserve"> </w:t>
      </w:r>
      <w:r w:rsidRPr="00C160FC">
        <w:rPr>
          <w:sz w:val="24"/>
          <w:szCs w:val="24"/>
        </w:rPr>
        <w:t>cause</w:t>
      </w:r>
      <w:r w:rsidRPr="00C160FC">
        <w:rPr>
          <w:spacing w:val="-5"/>
          <w:sz w:val="24"/>
          <w:szCs w:val="24"/>
        </w:rPr>
        <w:t xml:space="preserve"> </w:t>
      </w:r>
      <w:r w:rsidRPr="00C160FC">
        <w:rPr>
          <w:sz w:val="24"/>
          <w:szCs w:val="24"/>
        </w:rPr>
        <w:t>to</w:t>
      </w:r>
      <w:r w:rsidRPr="00C160FC">
        <w:rPr>
          <w:spacing w:val="-3"/>
          <w:sz w:val="24"/>
          <w:szCs w:val="24"/>
        </w:rPr>
        <w:t xml:space="preserve"> </w:t>
      </w:r>
      <w:r w:rsidRPr="00C160FC">
        <w:rPr>
          <w:sz w:val="24"/>
          <w:szCs w:val="24"/>
        </w:rPr>
        <w:t>be</w:t>
      </w:r>
      <w:r w:rsidRPr="00C160FC">
        <w:rPr>
          <w:spacing w:val="-5"/>
          <w:sz w:val="24"/>
          <w:szCs w:val="24"/>
        </w:rPr>
        <w:t xml:space="preserve"> </w:t>
      </w:r>
      <w:r w:rsidRPr="00C160FC">
        <w:rPr>
          <w:sz w:val="24"/>
          <w:szCs w:val="24"/>
        </w:rPr>
        <w:t>hired,</w:t>
      </w:r>
      <w:r w:rsidRPr="00C160FC">
        <w:rPr>
          <w:spacing w:val="-2"/>
          <w:sz w:val="24"/>
          <w:szCs w:val="24"/>
        </w:rPr>
        <w:t xml:space="preserve"> </w:t>
      </w:r>
      <w:r w:rsidRPr="00C160FC">
        <w:rPr>
          <w:sz w:val="24"/>
          <w:szCs w:val="24"/>
        </w:rPr>
        <w:t>contracted</w:t>
      </w:r>
      <w:r w:rsidRPr="00C160FC">
        <w:rPr>
          <w:spacing w:val="-3"/>
          <w:sz w:val="24"/>
          <w:szCs w:val="24"/>
        </w:rPr>
        <w:t xml:space="preserve"> </w:t>
      </w:r>
      <w:r w:rsidRPr="00C160FC">
        <w:rPr>
          <w:sz w:val="24"/>
          <w:szCs w:val="24"/>
        </w:rPr>
        <w:t>or</w:t>
      </w:r>
      <w:r w:rsidRPr="00C160FC">
        <w:rPr>
          <w:spacing w:val="-3"/>
          <w:sz w:val="24"/>
          <w:szCs w:val="24"/>
        </w:rPr>
        <w:t xml:space="preserve"> </w:t>
      </w:r>
      <w:r w:rsidRPr="00C160FC">
        <w:rPr>
          <w:sz w:val="24"/>
          <w:szCs w:val="24"/>
        </w:rPr>
        <w:t>taken</w:t>
      </w:r>
      <w:r w:rsidRPr="00C160FC">
        <w:rPr>
          <w:spacing w:val="-4"/>
          <w:sz w:val="24"/>
          <w:szCs w:val="24"/>
        </w:rPr>
        <w:t xml:space="preserve"> </w:t>
      </w:r>
      <w:r w:rsidRPr="00C160FC">
        <w:rPr>
          <w:sz w:val="24"/>
          <w:szCs w:val="24"/>
        </w:rPr>
        <w:t>away</w:t>
      </w:r>
      <w:r w:rsidRPr="00C160FC">
        <w:rPr>
          <w:spacing w:val="-5"/>
          <w:sz w:val="24"/>
          <w:szCs w:val="24"/>
        </w:rPr>
        <w:t xml:space="preserve"> </w:t>
      </w:r>
      <w:r w:rsidRPr="00C160FC">
        <w:rPr>
          <w:sz w:val="24"/>
          <w:szCs w:val="24"/>
        </w:rPr>
        <w:t>any employee of the other Party;</w:t>
      </w:r>
    </w:p>
    <w:p w14:paraId="2B3B105C" w14:textId="77777777" w:rsidR="00BC68BC" w:rsidRPr="00C160FC" w:rsidRDefault="00CC6B60">
      <w:pPr>
        <w:pStyle w:val="ListParagraph"/>
        <w:numPr>
          <w:ilvl w:val="2"/>
          <w:numId w:val="6"/>
        </w:numPr>
        <w:tabs>
          <w:tab w:val="left" w:pos="1580"/>
        </w:tabs>
        <w:spacing w:before="2"/>
        <w:ind w:right="546"/>
        <w:rPr>
          <w:sz w:val="24"/>
          <w:szCs w:val="24"/>
        </w:rPr>
      </w:pPr>
      <w:r w:rsidRPr="00C160FC">
        <w:rPr>
          <w:sz w:val="24"/>
          <w:szCs w:val="24"/>
        </w:rPr>
        <w:t>Solicit</w:t>
      </w:r>
      <w:r w:rsidRPr="00C160FC">
        <w:rPr>
          <w:spacing w:val="-3"/>
          <w:sz w:val="24"/>
          <w:szCs w:val="24"/>
        </w:rPr>
        <w:t xml:space="preserve"> </w:t>
      </w:r>
      <w:r w:rsidRPr="00C160FC">
        <w:rPr>
          <w:sz w:val="24"/>
          <w:szCs w:val="24"/>
        </w:rPr>
        <w:t>or</w:t>
      </w:r>
      <w:r w:rsidRPr="00C160FC">
        <w:rPr>
          <w:spacing w:val="-4"/>
          <w:sz w:val="24"/>
          <w:szCs w:val="24"/>
        </w:rPr>
        <w:t xml:space="preserve"> </w:t>
      </w:r>
      <w:r w:rsidRPr="00C160FC">
        <w:rPr>
          <w:sz w:val="24"/>
          <w:szCs w:val="24"/>
        </w:rPr>
        <w:t>encourage</w:t>
      </w:r>
      <w:r w:rsidRPr="00C160FC">
        <w:rPr>
          <w:spacing w:val="-3"/>
          <w:sz w:val="24"/>
          <w:szCs w:val="24"/>
        </w:rPr>
        <w:t xml:space="preserve"> </w:t>
      </w:r>
      <w:r w:rsidRPr="00C160FC">
        <w:rPr>
          <w:sz w:val="24"/>
          <w:szCs w:val="24"/>
        </w:rPr>
        <w:t>any</w:t>
      </w:r>
      <w:r w:rsidRPr="00C160FC">
        <w:rPr>
          <w:spacing w:val="-6"/>
          <w:sz w:val="24"/>
          <w:szCs w:val="24"/>
        </w:rPr>
        <w:t xml:space="preserve"> </w:t>
      </w:r>
      <w:r w:rsidRPr="00C160FC">
        <w:rPr>
          <w:sz w:val="24"/>
          <w:szCs w:val="24"/>
        </w:rPr>
        <w:t>employee</w:t>
      </w:r>
      <w:r w:rsidRPr="00C160FC">
        <w:rPr>
          <w:spacing w:val="-3"/>
          <w:sz w:val="24"/>
          <w:szCs w:val="24"/>
        </w:rPr>
        <w:t xml:space="preserve"> </w:t>
      </w:r>
      <w:r w:rsidRPr="00C160FC">
        <w:rPr>
          <w:sz w:val="24"/>
          <w:szCs w:val="24"/>
        </w:rPr>
        <w:t>of</w:t>
      </w:r>
      <w:r w:rsidRPr="00C160FC">
        <w:rPr>
          <w:spacing w:val="-2"/>
          <w:sz w:val="24"/>
          <w:szCs w:val="24"/>
        </w:rPr>
        <w:t xml:space="preserve"> </w:t>
      </w:r>
      <w:r w:rsidRPr="00C160FC">
        <w:rPr>
          <w:sz w:val="24"/>
          <w:szCs w:val="24"/>
        </w:rPr>
        <w:t>the</w:t>
      </w:r>
      <w:r w:rsidRPr="00C160FC">
        <w:rPr>
          <w:spacing w:val="-3"/>
          <w:sz w:val="24"/>
          <w:szCs w:val="24"/>
        </w:rPr>
        <w:t xml:space="preserve"> </w:t>
      </w:r>
      <w:r w:rsidRPr="00C160FC">
        <w:rPr>
          <w:sz w:val="24"/>
          <w:szCs w:val="24"/>
        </w:rPr>
        <w:t>other</w:t>
      </w:r>
      <w:r w:rsidRPr="00C160FC">
        <w:rPr>
          <w:spacing w:val="-4"/>
          <w:sz w:val="24"/>
          <w:szCs w:val="24"/>
        </w:rPr>
        <w:t xml:space="preserve"> </w:t>
      </w:r>
      <w:r w:rsidRPr="00C160FC">
        <w:rPr>
          <w:sz w:val="24"/>
          <w:szCs w:val="24"/>
        </w:rPr>
        <w:t>Party</w:t>
      </w:r>
      <w:r w:rsidRPr="00C160FC">
        <w:rPr>
          <w:spacing w:val="-4"/>
          <w:sz w:val="24"/>
          <w:szCs w:val="24"/>
        </w:rPr>
        <w:t xml:space="preserve"> </w:t>
      </w:r>
      <w:r w:rsidRPr="00C160FC">
        <w:rPr>
          <w:sz w:val="24"/>
          <w:szCs w:val="24"/>
        </w:rPr>
        <w:t>to</w:t>
      </w:r>
      <w:r w:rsidRPr="00C160FC">
        <w:rPr>
          <w:spacing w:val="-4"/>
          <w:sz w:val="24"/>
          <w:szCs w:val="24"/>
        </w:rPr>
        <w:t xml:space="preserve"> </w:t>
      </w:r>
      <w:r w:rsidRPr="00C160FC">
        <w:rPr>
          <w:sz w:val="24"/>
          <w:szCs w:val="24"/>
        </w:rPr>
        <w:t>terminate</w:t>
      </w:r>
      <w:r w:rsidRPr="00C160FC">
        <w:rPr>
          <w:spacing w:val="-6"/>
          <w:sz w:val="24"/>
          <w:szCs w:val="24"/>
        </w:rPr>
        <w:t xml:space="preserve"> </w:t>
      </w:r>
      <w:r w:rsidRPr="00C160FC">
        <w:rPr>
          <w:sz w:val="24"/>
          <w:szCs w:val="24"/>
        </w:rPr>
        <w:t>employment with or cease providing services to such Party; or</w:t>
      </w:r>
    </w:p>
    <w:p w14:paraId="13EF6028" w14:textId="77777777" w:rsidR="00BC68BC" w:rsidRPr="00C160FC" w:rsidRDefault="00CC6B60">
      <w:pPr>
        <w:pStyle w:val="ListParagraph"/>
        <w:numPr>
          <w:ilvl w:val="2"/>
          <w:numId w:val="6"/>
        </w:numPr>
        <w:tabs>
          <w:tab w:val="left" w:pos="1579"/>
          <w:tab w:val="left" w:pos="1580"/>
        </w:tabs>
        <w:ind w:right="348" w:hanging="361"/>
        <w:rPr>
          <w:sz w:val="24"/>
          <w:szCs w:val="24"/>
        </w:rPr>
      </w:pPr>
      <w:r w:rsidRPr="00C160FC">
        <w:rPr>
          <w:sz w:val="24"/>
          <w:szCs w:val="24"/>
        </w:rPr>
        <w:t>Induce or attempt to induce any client, supplier, vendor, service provider or other</w:t>
      </w:r>
      <w:r w:rsidRPr="00C160FC">
        <w:rPr>
          <w:spacing w:val="-3"/>
          <w:sz w:val="24"/>
          <w:szCs w:val="24"/>
        </w:rPr>
        <w:t xml:space="preserve"> </w:t>
      </w:r>
      <w:r w:rsidRPr="00C160FC">
        <w:rPr>
          <w:sz w:val="24"/>
          <w:szCs w:val="24"/>
        </w:rPr>
        <w:t>business</w:t>
      </w:r>
      <w:r w:rsidRPr="00C160FC">
        <w:rPr>
          <w:spacing w:val="-2"/>
          <w:sz w:val="24"/>
          <w:szCs w:val="24"/>
        </w:rPr>
        <w:t xml:space="preserve"> </w:t>
      </w:r>
      <w:r w:rsidRPr="00C160FC">
        <w:rPr>
          <w:sz w:val="24"/>
          <w:szCs w:val="24"/>
        </w:rPr>
        <w:t>associate</w:t>
      </w:r>
      <w:r w:rsidRPr="00C160FC">
        <w:rPr>
          <w:spacing w:val="-5"/>
          <w:sz w:val="24"/>
          <w:szCs w:val="24"/>
        </w:rPr>
        <w:t xml:space="preserve"> </w:t>
      </w:r>
      <w:r w:rsidRPr="00C160FC">
        <w:rPr>
          <w:sz w:val="24"/>
          <w:szCs w:val="24"/>
        </w:rPr>
        <w:t>of</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other</w:t>
      </w:r>
      <w:r w:rsidRPr="00C160FC">
        <w:rPr>
          <w:spacing w:val="-6"/>
          <w:sz w:val="24"/>
          <w:szCs w:val="24"/>
        </w:rPr>
        <w:t xml:space="preserve"> </w:t>
      </w:r>
      <w:r w:rsidRPr="00C160FC">
        <w:rPr>
          <w:sz w:val="24"/>
          <w:szCs w:val="24"/>
        </w:rPr>
        <w:t>Party</w:t>
      </w:r>
      <w:r w:rsidRPr="00C160FC">
        <w:rPr>
          <w:spacing w:val="-3"/>
          <w:sz w:val="24"/>
          <w:szCs w:val="24"/>
        </w:rPr>
        <w:t xml:space="preserve"> </w:t>
      </w:r>
      <w:r w:rsidRPr="00C160FC">
        <w:rPr>
          <w:sz w:val="24"/>
          <w:szCs w:val="24"/>
        </w:rPr>
        <w:t>to</w:t>
      </w:r>
      <w:r w:rsidRPr="00C160FC">
        <w:rPr>
          <w:spacing w:val="-3"/>
          <w:sz w:val="24"/>
          <w:szCs w:val="24"/>
        </w:rPr>
        <w:t xml:space="preserve"> </w:t>
      </w:r>
      <w:r w:rsidRPr="00C160FC">
        <w:rPr>
          <w:sz w:val="24"/>
          <w:szCs w:val="24"/>
        </w:rPr>
        <w:t>cease</w:t>
      </w:r>
      <w:r w:rsidRPr="00C160FC">
        <w:rPr>
          <w:spacing w:val="-2"/>
          <w:sz w:val="24"/>
          <w:szCs w:val="24"/>
        </w:rPr>
        <w:t xml:space="preserve"> </w:t>
      </w:r>
      <w:r w:rsidRPr="00C160FC">
        <w:rPr>
          <w:sz w:val="24"/>
          <w:szCs w:val="24"/>
        </w:rPr>
        <w:t>doing</w:t>
      </w:r>
      <w:r w:rsidRPr="00C160FC">
        <w:rPr>
          <w:spacing w:val="-3"/>
          <w:sz w:val="24"/>
          <w:szCs w:val="24"/>
        </w:rPr>
        <w:t xml:space="preserve"> </w:t>
      </w:r>
      <w:r w:rsidRPr="00C160FC">
        <w:rPr>
          <w:sz w:val="24"/>
          <w:szCs w:val="24"/>
        </w:rPr>
        <w:t>business</w:t>
      </w:r>
      <w:r w:rsidRPr="00C160FC">
        <w:rPr>
          <w:spacing w:val="-2"/>
          <w:sz w:val="24"/>
          <w:szCs w:val="24"/>
        </w:rPr>
        <w:t xml:space="preserve"> </w:t>
      </w:r>
      <w:r w:rsidRPr="00C160FC">
        <w:rPr>
          <w:sz w:val="24"/>
          <w:szCs w:val="24"/>
        </w:rPr>
        <w:t>with</w:t>
      </w:r>
      <w:r w:rsidRPr="00C160FC">
        <w:rPr>
          <w:spacing w:val="-4"/>
          <w:sz w:val="24"/>
          <w:szCs w:val="24"/>
        </w:rPr>
        <w:t xml:space="preserve"> </w:t>
      </w:r>
      <w:r w:rsidRPr="00C160FC">
        <w:rPr>
          <w:sz w:val="24"/>
          <w:szCs w:val="24"/>
        </w:rPr>
        <w:t>the</w:t>
      </w:r>
      <w:r w:rsidRPr="00C160FC">
        <w:rPr>
          <w:spacing w:val="-2"/>
          <w:sz w:val="24"/>
          <w:szCs w:val="24"/>
        </w:rPr>
        <w:t xml:space="preserve"> </w:t>
      </w:r>
      <w:r w:rsidRPr="00C160FC">
        <w:rPr>
          <w:sz w:val="24"/>
          <w:szCs w:val="24"/>
        </w:rPr>
        <w:t>other</w:t>
      </w:r>
    </w:p>
    <w:p w14:paraId="3AC8095C" w14:textId="77777777" w:rsidR="00BC68BC" w:rsidRPr="00C160FC" w:rsidRDefault="00CC6B60">
      <w:pPr>
        <w:pStyle w:val="BodyText"/>
        <w:spacing w:before="14"/>
        <w:ind w:left="1579" w:right="316"/>
        <w:rPr>
          <w:rFonts w:ascii="Times New Roman" w:hAnsi="Times New Roman" w:cs="Times New Roman"/>
          <w:sz w:val="24"/>
          <w:szCs w:val="24"/>
        </w:rPr>
      </w:pPr>
      <w:r w:rsidRPr="00C160FC">
        <w:rPr>
          <w:rFonts w:ascii="Times New Roman" w:hAnsi="Times New Roman" w:cs="Times New Roman"/>
          <w:sz w:val="24"/>
          <w:szCs w:val="24"/>
        </w:rPr>
        <w:t>Party,</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or</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in</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any</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way</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interfere</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with</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the</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relationship</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between</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the</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other</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Party</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and any of its clients, vendors, service providers or business associates.</w:t>
      </w:r>
    </w:p>
    <w:p w14:paraId="271BF035" w14:textId="77777777" w:rsidR="00BC68BC" w:rsidRPr="00C160FC" w:rsidRDefault="00BC68BC">
      <w:pPr>
        <w:pStyle w:val="BodyText"/>
        <w:spacing w:before="7"/>
        <w:rPr>
          <w:rFonts w:ascii="Times New Roman" w:hAnsi="Times New Roman" w:cs="Times New Roman"/>
          <w:sz w:val="24"/>
          <w:szCs w:val="24"/>
        </w:rPr>
      </w:pPr>
    </w:p>
    <w:p w14:paraId="75DAD64D" w14:textId="591B569E" w:rsidR="00BC68BC" w:rsidRPr="00C160FC" w:rsidRDefault="001F22BD">
      <w:pPr>
        <w:pStyle w:val="Heading2"/>
        <w:numPr>
          <w:ilvl w:val="0"/>
          <w:numId w:val="6"/>
        </w:numPr>
        <w:tabs>
          <w:tab w:val="left" w:pos="499"/>
          <w:tab w:val="left" w:pos="500"/>
        </w:tabs>
        <w:ind w:left="499" w:hanging="360"/>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603712" behindDoc="1" locked="0" layoutInCell="1" allowOverlap="1" wp14:anchorId="4E1676E8" wp14:editId="5FE11624">
                <wp:simplePos x="0" y="0"/>
                <wp:positionH relativeFrom="page">
                  <wp:posOffset>895985</wp:posOffset>
                </wp:positionH>
                <wp:positionV relativeFrom="paragraph">
                  <wp:posOffset>201295</wp:posOffset>
                </wp:positionV>
                <wp:extent cx="5980430" cy="6350"/>
                <wp:effectExtent l="0" t="0" r="0" b="0"/>
                <wp:wrapTopAndBottom/>
                <wp:docPr id="1527493640" name="docshape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52CFC" id="docshape46" o:spid="_x0000_s1026" style="position:absolute;margin-left:70.55pt;margin-top:15.85pt;width:470.9pt;height:.5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" fillcolor="black" stroked="f">
                <w10:wrap type="topAndBottom" anchorx="page"/>
              </v:rect>
            </w:pict>
          </mc:Fallback>
        </mc:AlternateContent>
      </w:r>
      <w:bookmarkStart w:id="51" w:name="8_REPRESENTATIONS_AND_WARRANTIES"/>
      <w:bookmarkEnd w:id="51"/>
      <w:r w:rsidRPr="00C160FC">
        <w:rPr>
          <w:rFonts w:ascii="Times New Roman" w:hAnsi="Times New Roman" w:cs="Times New Roman"/>
          <w:sz w:val="24"/>
          <w:szCs w:val="24"/>
        </w:rPr>
        <w:t>REPRESENTATIONS</w:t>
      </w:r>
      <w:r w:rsidRPr="00C160FC">
        <w:rPr>
          <w:rFonts w:ascii="Times New Roman" w:hAnsi="Times New Roman" w:cs="Times New Roman"/>
          <w:spacing w:val="-10"/>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8"/>
          <w:sz w:val="24"/>
          <w:szCs w:val="24"/>
        </w:rPr>
        <w:t xml:space="preserve"> </w:t>
      </w:r>
      <w:r w:rsidRPr="00C160FC">
        <w:rPr>
          <w:rFonts w:ascii="Times New Roman" w:hAnsi="Times New Roman" w:cs="Times New Roman"/>
          <w:spacing w:val="-2"/>
          <w:sz w:val="24"/>
          <w:szCs w:val="24"/>
        </w:rPr>
        <w:t>WARRANTIES</w:t>
      </w:r>
    </w:p>
    <w:p w14:paraId="675C38E3" w14:textId="77777777" w:rsidR="00BC68BC" w:rsidRPr="00C160FC" w:rsidRDefault="00BC68BC">
      <w:pPr>
        <w:pStyle w:val="BodyText"/>
        <w:spacing w:before="8"/>
        <w:rPr>
          <w:rFonts w:ascii="Times New Roman" w:hAnsi="Times New Roman" w:cs="Times New Roman"/>
          <w:b/>
          <w:sz w:val="24"/>
          <w:szCs w:val="24"/>
        </w:rPr>
      </w:pPr>
    </w:p>
    <w:p w14:paraId="790BEF61" w14:textId="2FA7AE4C" w:rsidR="00BC68BC" w:rsidRPr="00C160FC" w:rsidRDefault="00CC6B60" w:rsidP="002B54EE">
      <w:pPr>
        <w:pStyle w:val="ListParagraph"/>
        <w:numPr>
          <w:ilvl w:val="1"/>
          <w:numId w:val="6"/>
        </w:numPr>
        <w:tabs>
          <w:tab w:val="left" w:pos="1039"/>
          <w:tab w:val="left" w:pos="1040"/>
          <w:tab w:val="left" w:pos="5162"/>
        </w:tabs>
        <w:spacing w:before="31"/>
        <w:ind w:left="1039" w:right="286"/>
        <w:rPr>
          <w:sz w:val="24"/>
          <w:szCs w:val="24"/>
        </w:rPr>
      </w:pPr>
      <w:bookmarkStart w:id="52" w:name="8.1_Supplier_warrants_that_(a)_it_is_a__"/>
      <w:bookmarkEnd w:id="52"/>
      <w:r w:rsidRPr="00C160FC">
        <w:rPr>
          <w:sz w:val="24"/>
          <w:szCs w:val="24"/>
        </w:rPr>
        <w:t xml:space="preserve">Supplier warrants that (a) it is a </w:t>
      </w:r>
      <w:ins w:id="53" w:author="PD CATCH" w:date="2026-03-05T13:27:00Z" w16du:dateUtc="2026-03-05T19:27:00Z">
        <w:r w:rsidR="00C04302">
          <w:rPr>
            <w:sz w:val="24"/>
            <w:szCs w:val="24"/>
          </w:rPr>
          <w:t xml:space="preserve">tax-exempt </w:t>
        </w:r>
      </w:ins>
      <w:del w:id="54" w:author="PD CATCH" w:date="2026-03-05T13:27:00Z" w16du:dateUtc="2026-03-05T19:27:00Z">
        <w:r w:rsidR="006D1D29" w:rsidRPr="006D1D29" w:rsidDel="00C04302">
          <w:rPr>
            <w:b/>
            <w:bCs/>
            <w:sz w:val="24"/>
            <w:szCs w:val="24"/>
          </w:rPr>
          <w:delText>governmental agency</w:delText>
        </w:r>
        <w:r w:rsidR="00001CCC" w:rsidRPr="00C160FC" w:rsidDel="00C04302">
          <w:rPr>
            <w:sz w:val="24"/>
            <w:szCs w:val="24"/>
          </w:rPr>
          <w:delText xml:space="preserve"> </w:delText>
        </w:r>
        <w:r w:rsidR="00001CCC" w:rsidRPr="006D1D29" w:rsidDel="00C04302">
          <w:rPr>
            <w:sz w:val="24"/>
            <w:szCs w:val="24"/>
          </w:rPr>
          <w:delText>[</w:delText>
        </w:r>
      </w:del>
      <w:r w:rsidR="00001CCC" w:rsidRPr="006D1D29">
        <w:rPr>
          <w:sz w:val="24"/>
          <w:szCs w:val="24"/>
        </w:rPr>
        <w:t>n</w:t>
      </w:r>
      <w:r w:rsidR="00001CCC" w:rsidRPr="006D1D29">
        <w:rPr>
          <w:color w:val="000000"/>
          <w:sz w:val="24"/>
          <w:szCs w:val="24"/>
        </w:rPr>
        <w:t>on-</w:t>
      </w:r>
      <w:proofErr w:type="spellStart"/>
      <w:r w:rsidR="00001CCC" w:rsidRPr="006D1D29">
        <w:rPr>
          <w:color w:val="000000"/>
          <w:sz w:val="24"/>
          <w:szCs w:val="24"/>
        </w:rPr>
        <w:t>profit</w:t>
      </w:r>
      <w:del w:id="55" w:author="PD CATCH" w:date="2026-03-05T13:27:00Z" w16du:dateUtc="2026-03-05T19:27:00Z">
        <w:r w:rsidR="00001CCC" w:rsidRPr="006D1D29" w:rsidDel="00C04302">
          <w:rPr>
            <w:color w:val="000000"/>
            <w:sz w:val="24"/>
            <w:szCs w:val="24"/>
          </w:rPr>
          <w:delText>/for profit</w:delText>
        </w:r>
        <w:r w:rsidR="002B54EE" w:rsidRPr="006D1D29" w:rsidDel="00C04302">
          <w:rPr>
            <w:color w:val="000000"/>
            <w:sz w:val="24"/>
            <w:szCs w:val="24"/>
          </w:rPr>
          <w:delText>/governmental agency</w:delText>
        </w:r>
        <w:r w:rsidR="00001CCC" w:rsidRPr="006D1D29" w:rsidDel="00C04302">
          <w:rPr>
            <w:color w:val="000000"/>
            <w:sz w:val="24"/>
            <w:szCs w:val="24"/>
          </w:rPr>
          <w:delText>] [type of entity]</w:delText>
        </w:r>
        <w:r w:rsidR="00001CCC" w:rsidRPr="00C160FC" w:rsidDel="00C04302">
          <w:rPr>
            <w:color w:val="000000"/>
            <w:sz w:val="24"/>
            <w:szCs w:val="24"/>
          </w:rPr>
          <w:delText xml:space="preserve"> </w:delText>
        </w:r>
      </w:del>
      <w:r w:rsidRPr="00C160FC">
        <w:rPr>
          <w:color w:val="000000"/>
          <w:sz w:val="24"/>
          <w:szCs w:val="24"/>
        </w:rPr>
        <w:t>duly</w:t>
      </w:r>
      <w:proofErr w:type="spellEnd"/>
      <w:r w:rsidRPr="00C160FC">
        <w:rPr>
          <w:color w:val="000000"/>
          <w:sz w:val="24"/>
          <w:szCs w:val="24"/>
        </w:rPr>
        <w:t xml:space="preserve"> formed,</w:t>
      </w:r>
      <w:r w:rsidRPr="00C160FC">
        <w:rPr>
          <w:color w:val="000000"/>
          <w:spacing w:val="-2"/>
          <w:sz w:val="24"/>
          <w:szCs w:val="24"/>
        </w:rPr>
        <w:t xml:space="preserve"> </w:t>
      </w:r>
      <w:r w:rsidRPr="00C160FC">
        <w:rPr>
          <w:color w:val="000000"/>
          <w:sz w:val="24"/>
          <w:szCs w:val="24"/>
        </w:rPr>
        <w:t>validly</w:t>
      </w:r>
      <w:r w:rsidRPr="00C160FC">
        <w:rPr>
          <w:color w:val="000000"/>
          <w:spacing w:val="-3"/>
          <w:sz w:val="24"/>
          <w:szCs w:val="24"/>
        </w:rPr>
        <w:t xml:space="preserve"> </w:t>
      </w:r>
      <w:r w:rsidRPr="00C160FC">
        <w:rPr>
          <w:color w:val="000000"/>
          <w:sz w:val="24"/>
          <w:szCs w:val="24"/>
        </w:rPr>
        <w:t>existing</w:t>
      </w:r>
      <w:r w:rsidRPr="00C160FC">
        <w:rPr>
          <w:color w:val="000000"/>
          <w:spacing w:val="-5"/>
          <w:sz w:val="24"/>
          <w:szCs w:val="24"/>
        </w:rPr>
        <w:t xml:space="preserve"> </w:t>
      </w:r>
      <w:r w:rsidRPr="00C160FC">
        <w:rPr>
          <w:color w:val="000000"/>
          <w:sz w:val="24"/>
          <w:szCs w:val="24"/>
        </w:rPr>
        <w:t>and</w:t>
      </w:r>
      <w:r w:rsidRPr="00C160FC">
        <w:rPr>
          <w:color w:val="000000"/>
          <w:spacing w:val="-3"/>
          <w:sz w:val="24"/>
          <w:szCs w:val="24"/>
        </w:rPr>
        <w:t xml:space="preserve"> </w:t>
      </w:r>
      <w:r w:rsidRPr="00C160FC">
        <w:rPr>
          <w:color w:val="000000"/>
          <w:sz w:val="24"/>
          <w:szCs w:val="24"/>
        </w:rPr>
        <w:t>in</w:t>
      </w:r>
      <w:r w:rsidRPr="00C160FC">
        <w:rPr>
          <w:color w:val="000000"/>
          <w:spacing w:val="-1"/>
          <w:sz w:val="24"/>
          <w:szCs w:val="24"/>
        </w:rPr>
        <w:t xml:space="preserve"> </w:t>
      </w:r>
      <w:r w:rsidRPr="00C160FC">
        <w:rPr>
          <w:color w:val="000000"/>
          <w:sz w:val="24"/>
          <w:szCs w:val="24"/>
        </w:rPr>
        <w:t>good</w:t>
      </w:r>
      <w:r w:rsidRPr="00C160FC">
        <w:rPr>
          <w:color w:val="000000"/>
          <w:spacing w:val="-3"/>
          <w:sz w:val="24"/>
          <w:szCs w:val="24"/>
        </w:rPr>
        <w:t xml:space="preserve"> </w:t>
      </w:r>
      <w:r w:rsidRPr="00C160FC">
        <w:rPr>
          <w:color w:val="000000"/>
          <w:sz w:val="24"/>
          <w:szCs w:val="24"/>
        </w:rPr>
        <w:t>standing</w:t>
      </w:r>
      <w:r w:rsidRPr="00C160FC">
        <w:rPr>
          <w:color w:val="000000"/>
          <w:spacing w:val="-5"/>
          <w:sz w:val="24"/>
          <w:szCs w:val="24"/>
        </w:rPr>
        <w:t xml:space="preserve"> </w:t>
      </w:r>
      <w:r w:rsidRPr="00C160FC">
        <w:rPr>
          <w:color w:val="000000"/>
          <w:sz w:val="24"/>
          <w:szCs w:val="24"/>
        </w:rPr>
        <w:t>under</w:t>
      </w:r>
      <w:r w:rsidRPr="00C160FC">
        <w:rPr>
          <w:color w:val="000000"/>
          <w:spacing w:val="-3"/>
          <w:sz w:val="24"/>
          <w:szCs w:val="24"/>
        </w:rPr>
        <w:t xml:space="preserve"> </w:t>
      </w:r>
      <w:r w:rsidRPr="00C160FC">
        <w:rPr>
          <w:color w:val="000000"/>
          <w:sz w:val="24"/>
          <w:szCs w:val="24"/>
        </w:rPr>
        <w:t>the</w:t>
      </w:r>
      <w:r w:rsidRPr="00C160FC">
        <w:rPr>
          <w:color w:val="000000"/>
          <w:spacing w:val="-2"/>
          <w:sz w:val="24"/>
          <w:szCs w:val="24"/>
        </w:rPr>
        <w:t xml:space="preserve"> </w:t>
      </w:r>
      <w:r w:rsidRPr="00C160FC">
        <w:rPr>
          <w:color w:val="000000"/>
          <w:sz w:val="24"/>
          <w:szCs w:val="24"/>
        </w:rPr>
        <w:t>laws</w:t>
      </w:r>
      <w:r w:rsidRPr="00C160FC">
        <w:rPr>
          <w:color w:val="000000"/>
          <w:spacing w:val="-2"/>
          <w:sz w:val="24"/>
          <w:szCs w:val="24"/>
        </w:rPr>
        <w:t xml:space="preserve"> </w:t>
      </w:r>
      <w:r w:rsidRPr="00C160FC">
        <w:rPr>
          <w:color w:val="000000"/>
          <w:sz w:val="24"/>
          <w:szCs w:val="24"/>
        </w:rPr>
        <w:t>of</w:t>
      </w:r>
      <w:r w:rsidRPr="00C160FC">
        <w:rPr>
          <w:color w:val="000000"/>
          <w:spacing w:val="-1"/>
          <w:sz w:val="24"/>
          <w:szCs w:val="24"/>
        </w:rPr>
        <w:t xml:space="preserve"> </w:t>
      </w:r>
      <w:r w:rsidRPr="00C160FC">
        <w:rPr>
          <w:color w:val="000000"/>
          <w:sz w:val="24"/>
          <w:szCs w:val="24"/>
        </w:rPr>
        <w:t>the</w:t>
      </w:r>
      <w:r w:rsidRPr="00C160FC">
        <w:rPr>
          <w:color w:val="000000"/>
          <w:spacing w:val="-5"/>
          <w:sz w:val="24"/>
          <w:szCs w:val="24"/>
        </w:rPr>
        <w:t xml:space="preserve"> </w:t>
      </w:r>
      <w:r w:rsidRPr="00C160FC">
        <w:rPr>
          <w:color w:val="000000"/>
          <w:sz w:val="24"/>
          <w:szCs w:val="24"/>
        </w:rPr>
        <w:t>State</w:t>
      </w:r>
      <w:r w:rsidRPr="00C160FC">
        <w:rPr>
          <w:color w:val="000000"/>
          <w:spacing w:val="-5"/>
          <w:sz w:val="24"/>
          <w:szCs w:val="24"/>
        </w:rPr>
        <w:t xml:space="preserve"> </w:t>
      </w:r>
      <w:proofErr w:type="spellStart"/>
      <w:r w:rsidRPr="00C160FC">
        <w:rPr>
          <w:color w:val="000000"/>
          <w:sz w:val="24"/>
          <w:szCs w:val="24"/>
        </w:rPr>
        <w:t>of</w:t>
      </w:r>
      <w:del w:id="56" w:author="PD CATCH" w:date="2026-03-05T13:28:00Z" w16du:dateUtc="2026-03-05T19:28:00Z">
        <w:r w:rsidRPr="00C160FC" w:rsidDel="00760C29">
          <w:rPr>
            <w:color w:val="000000"/>
            <w:spacing w:val="-1"/>
            <w:sz w:val="24"/>
            <w:szCs w:val="24"/>
          </w:rPr>
          <w:delText xml:space="preserve"> </w:delText>
        </w:r>
      </w:del>
      <w:ins w:id="57" w:author="PD CATCH" w:date="2026-03-05T13:28:00Z" w16du:dateUtc="2026-03-05T19:28:00Z">
        <w:r w:rsidR="00760C29">
          <w:rPr>
            <w:color w:val="000000"/>
            <w:spacing w:val="-1"/>
            <w:sz w:val="24"/>
            <w:szCs w:val="24"/>
          </w:rPr>
          <w:t>Texas</w:t>
        </w:r>
      </w:ins>
      <w:proofErr w:type="spellEnd"/>
      <w:del w:id="58" w:author="PD CATCH" w:date="2026-03-05T13:28:00Z" w16du:dateUtc="2026-03-05T19:28:00Z">
        <w:r w:rsidRPr="00C160FC" w:rsidDel="00760C29">
          <w:rPr>
            <w:color w:val="000000"/>
            <w:sz w:val="24"/>
            <w:szCs w:val="24"/>
          </w:rPr>
          <w:delText>Maryland</w:delText>
        </w:r>
      </w:del>
      <w:r w:rsidRPr="00C160FC">
        <w:rPr>
          <w:color w:val="000000"/>
          <w:sz w:val="24"/>
          <w:szCs w:val="24"/>
        </w:rPr>
        <w:t>;</w:t>
      </w:r>
      <w:r w:rsidR="002B54EE" w:rsidRPr="00C160FC">
        <w:rPr>
          <w:color w:val="000000"/>
          <w:sz w:val="24"/>
          <w:szCs w:val="24"/>
        </w:rPr>
        <w:t xml:space="preserve"> </w:t>
      </w:r>
      <w:r w:rsidRPr="00C160FC">
        <w:rPr>
          <w:sz w:val="24"/>
          <w:szCs w:val="24"/>
        </w:rPr>
        <w:t>(b)</w:t>
      </w:r>
      <w:r w:rsidRPr="00C160FC">
        <w:rPr>
          <w:spacing w:val="-1"/>
          <w:sz w:val="24"/>
          <w:szCs w:val="24"/>
        </w:rPr>
        <w:t xml:space="preserve"> </w:t>
      </w:r>
      <w:r w:rsidRPr="00C160FC">
        <w:rPr>
          <w:sz w:val="24"/>
          <w:szCs w:val="24"/>
        </w:rPr>
        <w:t>that</w:t>
      </w:r>
      <w:r w:rsidRPr="00C160FC">
        <w:rPr>
          <w:spacing w:val="-5"/>
          <w:sz w:val="24"/>
          <w:szCs w:val="24"/>
        </w:rPr>
        <w:t xml:space="preserve"> </w:t>
      </w:r>
      <w:r w:rsidRPr="00C160FC">
        <w:rPr>
          <w:sz w:val="24"/>
          <w:szCs w:val="24"/>
        </w:rPr>
        <w:t>it</w:t>
      </w:r>
      <w:ins w:id="59" w:author="PD CATCH" w:date="2026-03-17T15:38:00Z" w16du:dateUtc="2026-03-17T20:38:00Z">
        <w:r w:rsidR="00F9204C">
          <w:rPr>
            <w:sz w:val="24"/>
            <w:szCs w:val="24"/>
          </w:rPr>
          <w:t>s Subsidiaries</w:t>
        </w:r>
      </w:ins>
      <w:r w:rsidRPr="00C160FC">
        <w:rPr>
          <w:spacing w:val="-2"/>
          <w:sz w:val="24"/>
          <w:szCs w:val="24"/>
        </w:rPr>
        <w:t xml:space="preserve"> </w:t>
      </w:r>
      <w:r w:rsidRPr="00C160FC">
        <w:rPr>
          <w:sz w:val="24"/>
          <w:szCs w:val="24"/>
        </w:rPr>
        <w:t>possesses</w:t>
      </w:r>
      <w:r w:rsidRPr="00C160FC">
        <w:rPr>
          <w:spacing w:val="-2"/>
          <w:sz w:val="24"/>
          <w:szCs w:val="24"/>
        </w:rPr>
        <w:t xml:space="preserve"> </w:t>
      </w:r>
      <w:r w:rsidRPr="00C160FC">
        <w:rPr>
          <w:sz w:val="24"/>
          <w:szCs w:val="24"/>
        </w:rPr>
        <w:t>all</w:t>
      </w:r>
      <w:r w:rsidRPr="00C160FC">
        <w:rPr>
          <w:spacing w:val="-2"/>
          <w:sz w:val="24"/>
          <w:szCs w:val="24"/>
        </w:rPr>
        <w:t xml:space="preserve"> </w:t>
      </w:r>
      <w:r w:rsidRPr="00C160FC">
        <w:rPr>
          <w:sz w:val="24"/>
          <w:szCs w:val="24"/>
        </w:rPr>
        <w:t>licenses,</w:t>
      </w:r>
      <w:r w:rsidRPr="00C160FC">
        <w:rPr>
          <w:spacing w:val="-2"/>
          <w:sz w:val="24"/>
          <w:szCs w:val="24"/>
        </w:rPr>
        <w:t xml:space="preserve"> </w:t>
      </w:r>
      <w:r w:rsidRPr="00C160FC">
        <w:rPr>
          <w:sz w:val="24"/>
          <w:szCs w:val="24"/>
        </w:rPr>
        <w:t>permits</w:t>
      </w:r>
      <w:r w:rsidRPr="00C160FC">
        <w:rPr>
          <w:spacing w:val="-2"/>
          <w:sz w:val="24"/>
          <w:szCs w:val="24"/>
        </w:rPr>
        <w:t xml:space="preserve"> </w:t>
      </w:r>
      <w:r w:rsidRPr="00C160FC">
        <w:rPr>
          <w:sz w:val="24"/>
          <w:szCs w:val="24"/>
        </w:rPr>
        <w:t>and</w:t>
      </w:r>
      <w:r w:rsidRPr="00C160FC">
        <w:rPr>
          <w:spacing w:val="-3"/>
          <w:sz w:val="24"/>
          <w:szCs w:val="24"/>
        </w:rPr>
        <w:t xml:space="preserve"> </w:t>
      </w:r>
      <w:r w:rsidRPr="00C160FC">
        <w:rPr>
          <w:sz w:val="24"/>
          <w:szCs w:val="24"/>
        </w:rPr>
        <w:t>authorizations</w:t>
      </w:r>
      <w:r w:rsidRPr="00C160FC">
        <w:rPr>
          <w:spacing w:val="-2"/>
          <w:sz w:val="24"/>
          <w:szCs w:val="24"/>
        </w:rPr>
        <w:t xml:space="preserve"> </w:t>
      </w:r>
      <w:r w:rsidRPr="00C160FC">
        <w:rPr>
          <w:sz w:val="24"/>
          <w:szCs w:val="24"/>
        </w:rPr>
        <w:t>required</w:t>
      </w:r>
      <w:r w:rsidRPr="00C160FC">
        <w:rPr>
          <w:spacing w:val="-5"/>
          <w:sz w:val="24"/>
          <w:szCs w:val="24"/>
        </w:rPr>
        <w:t xml:space="preserve"> </w:t>
      </w:r>
      <w:r w:rsidRPr="00C160FC">
        <w:rPr>
          <w:sz w:val="24"/>
          <w:szCs w:val="24"/>
        </w:rPr>
        <w:t>for</w:t>
      </w:r>
      <w:r w:rsidRPr="00C160FC">
        <w:rPr>
          <w:spacing w:val="-3"/>
          <w:sz w:val="24"/>
          <w:szCs w:val="24"/>
        </w:rPr>
        <w:t xml:space="preserve"> </w:t>
      </w:r>
      <w:r w:rsidRPr="00C160FC">
        <w:rPr>
          <w:sz w:val="24"/>
          <w:szCs w:val="24"/>
        </w:rPr>
        <w:t>the</w:t>
      </w:r>
      <w:r w:rsidRPr="00C160FC">
        <w:rPr>
          <w:spacing w:val="-5"/>
          <w:sz w:val="24"/>
          <w:szCs w:val="24"/>
        </w:rPr>
        <w:t xml:space="preserve"> </w:t>
      </w:r>
      <w:r w:rsidRPr="00C160FC">
        <w:rPr>
          <w:sz w:val="24"/>
          <w:szCs w:val="24"/>
        </w:rPr>
        <w:t>conduct</w:t>
      </w:r>
      <w:r w:rsidRPr="00C160FC">
        <w:rPr>
          <w:spacing w:val="-2"/>
          <w:sz w:val="24"/>
          <w:szCs w:val="24"/>
        </w:rPr>
        <w:t xml:space="preserve"> </w:t>
      </w:r>
      <w:r w:rsidRPr="00C160FC">
        <w:rPr>
          <w:sz w:val="24"/>
          <w:szCs w:val="24"/>
        </w:rPr>
        <w:t>of that portion of its business relevant to the subject matter of this Agreement; (c) that it is duly qualified to conduct business in all the jurisdictions in which the nature of its business requires such qualifications; (d) and that it is not in default of any obligation owed</w:t>
      </w:r>
      <w:r w:rsidRPr="00C160FC">
        <w:rPr>
          <w:spacing w:val="-3"/>
          <w:sz w:val="24"/>
          <w:szCs w:val="24"/>
        </w:rPr>
        <w:t xml:space="preserve"> </w:t>
      </w:r>
      <w:r w:rsidRPr="00C160FC">
        <w:rPr>
          <w:sz w:val="24"/>
          <w:szCs w:val="24"/>
        </w:rPr>
        <w:t>to</w:t>
      </w:r>
      <w:r w:rsidRPr="00C160FC">
        <w:rPr>
          <w:spacing w:val="-3"/>
          <w:sz w:val="24"/>
          <w:szCs w:val="24"/>
        </w:rPr>
        <w:t xml:space="preserve"> </w:t>
      </w:r>
      <w:r w:rsidRPr="00C160FC">
        <w:rPr>
          <w:sz w:val="24"/>
          <w:szCs w:val="24"/>
        </w:rPr>
        <w:t>a</w:t>
      </w:r>
      <w:r w:rsidRPr="00C160FC">
        <w:rPr>
          <w:spacing w:val="-2"/>
          <w:sz w:val="24"/>
          <w:szCs w:val="24"/>
        </w:rPr>
        <w:t xml:space="preserve"> </w:t>
      </w:r>
      <w:r w:rsidRPr="00C160FC">
        <w:rPr>
          <w:sz w:val="24"/>
          <w:szCs w:val="24"/>
        </w:rPr>
        <w:t>third</w:t>
      </w:r>
      <w:r w:rsidRPr="00C160FC">
        <w:rPr>
          <w:spacing w:val="-3"/>
          <w:sz w:val="24"/>
          <w:szCs w:val="24"/>
        </w:rPr>
        <w:t xml:space="preserve"> </w:t>
      </w:r>
      <w:r w:rsidRPr="00C160FC">
        <w:rPr>
          <w:sz w:val="24"/>
          <w:szCs w:val="24"/>
        </w:rPr>
        <w:t>party</w:t>
      </w:r>
      <w:r w:rsidRPr="00C160FC">
        <w:rPr>
          <w:spacing w:val="-3"/>
          <w:sz w:val="24"/>
          <w:szCs w:val="24"/>
        </w:rPr>
        <w:t xml:space="preserve"> </w:t>
      </w:r>
      <w:r w:rsidRPr="00C160FC">
        <w:rPr>
          <w:sz w:val="24"/>
          <w:szCs w:val="24"/>
        </w:rPr>
        <w:t>the</w:t>
      </w:r>
      <w:r w:rsidRPr="00C160FC">
        <w:rPr>
          <w:spacing w:val="-5"/>
          <w:sz w:val="24"/>
          <w:szCs w:val="24"/>
        </w:rPr>
        <w:t xml:space="preserve"> </w:t>
      </w:r>
      <w:r w:rsidRPr="00C160FC">
        <w:rPr>
          <w:sz w:val="24"/>
          <w:szCs w:val="24"/>
        </w:rPr>
        <w:t>continuation</w:t>
      </w:r>
      <w:r w:rsidRPr="00C160FC">
        <w:rPr>
          <w:spacing w:val="-1"/>
          <w:sz w:val="24"/>
          <w:szCs w:val="24"/>
        </w:rPr>
        <w:t xml:space="preserve"> </w:t>
      </w:r>
      <w:r w:rsidRPr="00C160FC">
        <w:rPr>
          <w:sz w:val="24"/>
          <w:szCs w:val="24"/>
        </w:rPr>
        <w:t>of</w:t>
      </w:r>
      <w:r w:rsidRPr="00C160FC">
        <w:rPr>
          <w:spacing w:val="-4"/>
          <w:sz w:val="24"/>
          <w:szCs w:val="24"/>
        </w:rPr>
        <w:t xml:space="preserve"> </w:t>
      </w:r>
      <w:r w:rsidRPr="00C160FC">
        <w:rPr>
          <w:sz w:val="24"/>
          <w:szCs w:val="24"/>
        </w:rPr>
        <w:t>which</w:t>
      </w:r>
      <w:r w:rsidRPr="00C160FC">
        <w:rPr>
          <w:spacing w:val="-4"/>
          <w:sz w:val="24"/>
          <w:szCs w:val="24"/>
        </w:rPr>
        <w:t xml:space="preserve"> </w:t>
      </w:r>
      <w:r w:rsidRPr="00C160FC">
        <w:rPr>
          <w:sz w:val="24"/>
          <w:szCs w:val="24"/>
        </w:rPr>
        <w:t>would</w:t>
      </w:r>
      <w:r w:rsidRPr="00C160FC">
        <w:rPr>
          <w:spacing w:val="-5"/>
          <w:sz w:val="24"/>
          <w:szCs w:val="24"/>
        </w:rPr>
        <w:t xml:space="preserve"> </w:t>
      </w:r>
      <w:r w:rsidRPr="00C160FC">
        <w:rPr>
          <w:sz w:val="24"/>
          <w:szCs w:val="24"/>
        </w:rPr>
        <w:t>have</w:t>
      </w:r>
      <w:r w:rsidRPr="00C160FC">
        <w:rPr>
          <w:spacing w:val="-2"/>
          <w:sz w:val="24"/>
          <w:szCs w:val="24"/>
        </w:rPr>
        <w:t xml:space="preserve"> </w:t>
      </w:r>
      <w:r w:rsidRPr="00C160FC">
        <w:rPr>
          <w:sz w:val="24"/>
          <w:szCs w:val="24"/>
        </w:rPr>
        <w:t>a</w:t>
      </w:r>
      <w:r w:rsidRPr="00C160FC">
        <w:rPr>
          <w:spacing w:val="-5"/>
          <w:sz w:val="24"/>
          <w:szCs w:val="24"/>
        </w:rPr>
        <w:t xml:space="preserve"> </w:t>
      </w:r>
      <w:r w:rsidRPr="00C160FC">
        <w:rPr>
          <w:sz w:val="24"/>
          <w:szCs w:val="24"/>
        </w:rPr>
        <w:t>material</w:t>
      </w:r>
      <w:r w:rsidRPr="00C160FC">
        <w:rPr>
          <w:spacing w:val="-2"/>
          <w:sz w:val="24"/>
          <w:szCs w:val="24"/>
        </w:rPr>
        <w:t xml:space="preserve"> </w:t>
      </w:r>
      <w:r w:rsidRPr="00C160FC">
        <w:rPr>
          <w:sz w:val="24"/>
          <w:szCs w:val="24"/>
        </w:rPr>
        <w:t>adverse</w:t>
      </w:r>
      <w:r w:rsidRPr="00C160FC">
        <w:rPr>
          <w:spacing w:val="-2"/>
          <w:sz w:val="24"/>
          <w:szCs w:val="24"/>
        </w:rPr>
        <w:t xml:space="preserve"> </w:t>
      </w:r>
      <w:r w:rsidRPr="00C160FC">
        <w:rPr>
          <w:sz w:val="24"/>
          <w:szCs w:val="24"/>
        </w:rPr>
        <w:t>impact upon its ability to perform its obligations under this Agreement.</w:t>
      </w:r>
    </w:p>
    <w:p w14:paraId="59EB4D01" w14:textId="77777777" w:rsidR="00BC68BC" w:rsidRPr="00C160FC" w:rsidRDefault="00BC68BC">
      <w:pPr>
        <w:pStyle w:val="BodyText"/>
        <w:spacing w:before="10"/>
        <w:rPr>
          <w:rFonts w:ascii="Times New Roman" w:hAnsi="Times New Roman" w:cs="Times New Roman"/>
          <w:sz w:val="24"/>
          <w:szCs w:val="24"/>
        </w:rPr>
      </w:pPr>
    </w:p>
    <w:p w14:paraId="32F60771" w14:textId="52BCF741" w:rsidR="00BC68BC" w:rsidRPr="00C160FC" w:rsidRDefault="00CC6B60">
      <w:pPr>
        <w:pStyle w:val="ListParagraph"/>
        <w:numPr>
          <w:ilvl w:val="1"/>
          <w:numId w:val="6"/>
        </w:numPr>
        <w:tabs>
          <w:tab w:val="left" w:pos="1039"/>
          <w:tab w:val="left" w:pos="1040"/>
        </w:tabs>
        <w:ind w:left="1039" w:right="368"/>
        <w:rPr>
          <w:sz w:val="24"/>
          <w:szCs w:val="24"/>
        </w:rPr>
      </w:pPr>
      <w:bookmarkStart w:id="60" w:name="8.2_UHO_warrants_that_(a)_it_is_a_duly_f"/>
      <w:bookmarkEnd w:id="60"/>
      <w:r w:rsidRPr="00C160FC">
        <w:rPr>
          <w:sz w:val="24"/>
          <w:szCs w:val="24"/>
        </w:rPr>
        <w:t>UHO warrants that (a)</w:t>
      </w:r>
      <w:r w:rsidR="00C038B2">
        <w:rPr>
          <w:sz w:val="24"/>
          <w:szCs w:val="24"/>
        </w:rPr>
        <w:t xml:space="preserve"> each TLC-MD and HCDC</w:t>
      </w:r>
      <w:r w:rsidRPr="00C160FC">
        <w:rPr>
          <w:sz w:val="24"/>
          <w:szCs w:val="24"/>
        </w:rPr>
        <w:t xml:space="preserve"> is a duly formed, validly existing and in good standing business, under the laws of the State of Maryland</w:t>
      </w:r>
      <w:r w:rsidR="00C038B2">
        <w:rPr>
          <w:sz w:val="24"/>
          <w:szCs w:val="24"/>
        </w:rPr>
        <w:t xml:space="preserve"> or District of Columbia, as applicable</w:t>
      </w:r>
      <w:r w:rsidRPr="00C160FC">
        <w:rPr>
          <w:b/>
          <w:sz w:val="24"/>
          <w:szCs w:val="24"/>
        </w:rPr>
        <w:t xml:space="preserve">; </w:t>
      </w:r>
      <w:r w:rsidRPr="00C160FC">
        <w:rPr>
          <w:sz w:val="24"/>
          <w:szCs w:val="24"/>
        </w:rPr>
        <w:t xml:space="preserve">(b) that </w:t>
      </w:r>
      <w:r w:rsidR="00C038B2">
        <w:rPr>
          <w:sz w:val="24"/>
          <w:szCs w:val="24"/>
        </w:rPr>
        <w:t>each TLC-MD and HCDC</w:t>
      </w:r>
      <w:r w:rsidRPr="00C160FC">
        <w:rPr>
          <w:sz w:val="24"/>
          <w:szCs w:val="24"/>
        </w:rPr>
        <w:t xml:space="preserve"> possesses all licenses, permits and authorizations required for the conduct of that portion of its business relevant</w:t>
      </w:r>
      <w:r w:rsidRPr="00C160FC">
        <w:rPr>
          <w:spacing w:val="-4"/>
          <w:sz w:val="24"/>
          <w:szCs w:val="24"/>
        </w:rPr>
        <w:t xml:space="preserve"> </w:t>
      </w:r>
      <w:r w:rsidRPr="00C160FC">
        <w:rPr>
          <w:sz w:val="24"/>
          <w:szCs w:val="24"/>
        </w:rPr>
        <w:t>to</w:t>
      </w:r>
      <w:r w:rsidRPr="00C160FC">
        <w:rPr>
          <w:spacing w:val="-2"/>
          <w:sz w:val="24"/>
          <w:szCs w:val="24"/>
        </w:rPr>
        <w:t xml:space="preserve"> </w:t>
      </w:r>
      <w:r w:rsidRPr="00C160FC">
        <w:rPr>
          <w:sz w:val="24"/>
          <w:szCs w:val="24"/>
        </w:rPr>
        <w:t>the</w:t>
      </w:r>
      <w:r w:rsidRPr="00C160FC">
        <w:rPr>
          <w:spacing w:val="-4"/>
          <w:sz w:val="24"/>
          <w:szCs w:val="24"/>
        </w:rPr>
        <w:t xml:space="preserve"> </w:t>
      </w:r>
      <w:r w:rsidRPr="00C160FC">
        <w:rPr>
          <w:sz w:val="24"/>
          <w:szCs w:val="24"/>
        </w:rPr>
        <w:t>subject</w:t>
      </w:r>
      <w:r w:rsidRPr="00C160FC">
        <w:rPr>
          <w:spacing w:val="-1"/>
          <w:sz w:val="24"/>
          <w:szCs w:val="24"/>
        </w:rPr>
        <w:t xml:space="preserve"> </w:t>
      </w:r>
      <w:r w:rsidRPr="00C160FC">
        <w:rPr>
          <w:sz w:val="24"/>
          <w:szCs w:val="24"/>
        </w:rPr>
        <w:t>matter</w:t>
      </w:r>
      <w:r w:rsidRPr="00C160FC">
        <w:rPr>
          <w:spacing w:val="-2"/>
          <w:sz w:val="24"/>
          <w:szCs w:val="24"/>
        </w:rPr>
        <w:t xml:space="preserve"> </w:t>
      </w:r>
      <w:r w:rsidRPr="00C160FC">
        <w:rPr>
          <w:sz w:val="24"/>
          <w:szCs w:val="24"/>
        </w:rPr>
        <w:t>of this</w:t>
      </w:r>
      <w:r w:rsidRPr="00C160FC">
        <w:rPr>
          <w:spacing w:val="-4"/>
          <w:sz w:val="24"/>
          <w:szCs w:val="24"/>
        </w:rPr>
        <w:t xml:space="preserve"> </w:t>
      </w:r>
      <w:r w:rsidRPr="00C160FC">
        <w:rPr>
          <w:sz w:val="24"/>
          <w:szCs w:val="24"/>
        </w:rPr>
        <w:t>Agreement;</w:t>
      </w:r>
      <w:r w:rsidRPr="00C160FC">
        <w:rPr>
          <w:spacing w:val="-1"/>
          <w:sz w:val="24"/>
          <w:szCs w:val="24"/>
        </w:rPr>
        <w:t xml:space="preserve"> </w:t>
      </w:r>
      <w:r w:rsidRPr="00C160FC">
        <w:rPr>
          <w:sz w:val="24"/>
          <w:szCs w:val="24"/>
        </w:rPr>
        <w:t>(c) that</w:t>
      </w:r>
      <w:r w:rsidRPr="00C160FC">
        <w:rPr>
          <w:spacing w:val="-1"/>
          <w:sz w:val="24"/>
          <w:szCs w:val="24"/>
        </w:rPr>
        <w:t xml:space="preserve"> </w:t>
      </w:r>
      <w:r w:rsidR="00C038B2">
        <w:rPr>
          <w:sz w:val="24"/>
          <w:szCs w:val="24"/>
        </w:rPr>
        <w:t>each TLC-MD and HCDC</w:t>
      </w:r>
      <w:r w:rsidRPr="00C160FC">
        <w:rPr>
          <w:spacing w:val="-4"/>
          <w:sz w:val="24"/>
          <w:szCs w:val="24"/>
        </w:rPr>
        <w:t xml:space="preserve"> </w:t>
      </w:r>
      <w:r w:rsidRPr="00C160FC">
        <w:rPr>
          <w:sz w:val="24"/>
          <w:szCs w:val="24"/>
        </w:rPr>
        <w:t>is</w:t>
      </w:r>
      <w:r w:rsidRPr="00C160FC">
        <w:rPr>
          <w:spacing w:val="-1"/>
          <w:sz w:val="24"/>
          <w:szCs w:val="24"/>
        </w:rPr>
        <w:t xml:space="preserve"> </w:t>
      </w:r>
      <w:r w:rsidRPr="00C160FC">
        <w:rPr>
          <w:sz w:val="24"/>
          <w:szCs w:val="24"/>
        </w:rPr>
        <w:t>duly</w:t>
      </w:r>
      <w:r w:rsidRPr="00C160FC">
        <w:rPr>
          <w:spacing w:val="-4"/>
          <w:sz w:val="24"/>
          <w:szCs w:val="24"/>
        </w:rPr>
        <w:t xml:space="preserve"> </w:t>
      </w:r>
      <w:r w:rsidRPr="00C160FC">
        <w:rPr>
          <w:sz w:val="24"/>
          <w:szCs w:val="24"/>
        </w:rPr>
        <w:t>qualified</w:t>
      </w:r>
      <w:r w:rsidRPr="00C160FC">
        <w:rPr>
          <w:spacing w:val="-4"/>
          <w:sz w:val="24"/>
          <w:szCs w:val="24"/>
        </w:rPr>
        <w:t xml:space="preserve"> </w:t>
      </w:r>
      <w:r w:rsidRPr="00C160FC">
        <w:rPr>
          <w:sz w:val="24"/>
          <w:szCs w:val="24"/>
        </w:rPr>
        <w:t>to</w:t>
      </w:r>
      <w:r w:rsidRPr="00C160FC">
        <w:rPr>
          <w:spacing w:val="-2"/>
          <w:sz w:val="24"/>
          <w:szCs w:val="24"/>
        </w:rPr>
        <w:t xml:space="preserve"> </w:t>
      </w:r>
      <w:r w:rsidRPr="00C160FC">
        <w:rPr>
          <w:sz w:val="24"/>
          <w:szCs w:val="24"/>
        </w:rPr>
        <w:t xml:space="preserve">conduct business in all the jurisdictions in which the nature of its business requires such qualifications; (d) and that </w:t>
      </w:r>
      <w:r w:rsidR="00C038B2">
        <w:rPr>
          <w:sz w:val="24"/>
          <w:szCs w:val="24"/>
        </w:rPr>
        <w:t>each TLC-MD and HCDC</w:t>
      </w:r>
      <w:r w:rsidRPr="00C160FC">
        <w:rPr>
          <w:sz w:val="24"/>
          <w:szCs w:val="24"/>
        </w:rPr>
        <w:t xml:space="preserve"> is not in default of any obligation owed to a third party the continuation of which would have a material adverse impact upon its ability to perform its obligations under this Agreement.</w:t>
      </w:r>
    </w:p>
    <w:p w14:paraId="238838FE" w14:textId="77777777" w:rsidR="00BC68BC" w:rsidRPr="00C160FC" w:rsidRDefault="00BC68BC">
      <w:pPr>
        <w:pStyle w:val="BodyText"/>
        <w:spacing w:before="10"/>
        <w:rPr>
          <w:rFonts w:ascii="Times New Roman" w:hAnsi="Times New Roman" w:cs="Times New Roman"/>
          <w:sz w:val="24"/>
          <w:szCs w:val="24"/>
        </w:rPr>
      </w:pPr>
    </w:p>
    <w:p w14:paraId="3BFF31EE" w14:textId="77777777" w:rsidR="00BC68BC" w:rsidRPr="00C160FC" w:rsidRDefault="00CC6B60">
      <w:pPr>
        <w:pStyle w:val="ListParagraph"/>
        <w:numPr>
          <w:ilvl w:val="1"/>
          <w:numId w:val="6"/>
        </w:numPr>
        <w:tabs>
          <w:tab w:val="left" w:pos="1039"/>
          <w:tab w:val="left" w:pos="1040"/>
        </w:tabs>
        <w:ind w:left="1040" w:right="336" w:hanging="901"/>
        <w:rPr>
          <w:sz w:val="24"/>
          <w:szCs w:val="24"/>
        </w:rPr>
      </w:pPr>
      <w:bookmarkStart w:id="61" w:name="8.3_Neither_UHO_nor_Supplier_require_the"/>
      <w:bookmarkEnd w:id="61"/>
      <w:r w:rsidRPr="00C160FC">
        <w:rPr>
          <w:sz w:val="24"/>
          <w:szCs w:val="24"/>
        </w:rPr>
        <w:t>Neither</w:t>
      </w:r>
      <w:r w:rsidRPr="00C160FC">
        <w:rPr>
          <w:spacing w:val="-4"/>
          <w:sz w:val="24"/>
          <w:szCs w:val="24"/>
        </w:rPr>
        <w:t xml:space="preserve"> </w:t>
      </w:r>
      <w:r w:rsidRPr="00C160FC">
        <w:rPr>
          <w:sz w:val="24"/>
          <w:szCs w:val="24"/>
        </w:rPr>
        <w:t>UHO</w:t>
      </w:r>
      <w:r w:rsidRPr="00C160FC">
        <w:rPr>
          <w:spacing w:val="-5"/>
          <w:sz w:val="24"/>
          <w:szCs w:val="24"/>
        </w:rPr>
        <w:t xml:space="preserve"> </w:t>
      </w:r>
      <w:r w:rsidRPr="00C160FC">
        <w:rPr>
          <w:sz w:val="24"/>
          <w:szCs w:val="24"/>
        </w:rPr>
        <w:t>nor</w:t>
      </w:r>
      <w:r w:rsidRPr="00C160FC">
        <w:rPr>
          <w:spacing w:val="-3"/>
          <w:sz w:val="24"/>
          <w:szCs w:val="24"/>
        </w:rPr>
        <w:t xml:space="preserve"> </w:t>
      </w:r>
      <w:r w:rsidRPr="00C160FC">
        <w:rPr>
          <w:sz w:val="24"/>
          <w:szCs w:val="24"/>
        </w:rPr>
        <w:t>Supplier</w:t>
      </w:r>
      <w:r w:rsidRPr="00C160FC">
        <w:rPr>
          <w:spacing w:val="-3"/>
          <w:sz w:val="24"/>
          <w:szCs w:val="24"/>
        </w:rPr>
        <w:t xml:space="preserve"> </w:t>
      </w:r>
      <w:r w:rsidRPr="00C160FC">
        <w:rPr>
          <w:sz w:val="24"/>
          <w:szCs w:val="24"/>
        </w:rPr>
        <w:t>require</w:t>
      </w:r>
      <w:r w:rsidRPr="00C160FC">
        <w:rPr>
          <w:spacing w:val="-2"/>
          <w:sz w:val="24"/>
          <w:szCs w:val="24"/>
        </w:rPr>
        <w:t xml:space="preserve"> </w:t>
      </w:r>
      <w:r w:rsidRPr="00C160FC">
        <w:rPr>
          <w:sz w:val="24"/>
          <w:szCs w:val="24"/>
        </w:rPr>
        <w:t>the</w:t>
      </w:r>
      <w:r w:rsidRPr="00C160FC">
        <w:rPr>
          <w:spacing w:val="-4"/>
          <w:sz w:val="24"/>
          <w:szCs w:val="24"/>
        </w:rPr>
        <w:t xml:space="preserve"> </w:t>
      </w:r>
      <w:r w:rsidRPr="00C160FC">
        <w:rPr>
          <w:sz w:val="24"/>
          <w:szCs w:val="24"/>
        </w:rPr>
        <w:t>consent</w:t>
      </w:r>
      <w:r w:rsidRPr="00C160FC">
        <w:rPr>
          <w:spacing w:val="-2"/>
          <w:sz w:val="24"/>
          <w:szCs w:val="24"/>
        </w:rPr>
        <w:t xml:space="preserve"> </w:t>
      </w:r>
      <w:r w:rsidRPr="00C160FC">
        <w:rPr>
          <w:sz w:val="24"/>
          <w:szCs w:val="24"/>
        </w:rPr>
        <w:t>of</w:t>
      </w:r>
      <w:r w:rsidRPr="00C160FC">
        <w:rPr>
          <w:spacing w:val="-4"/>
          <w:sz w:val="24"/>
          <w:szCs w:val="24"/>
        </w:rPr>
        <w:t xml:space="preserve"> </w:t>
      </w:r>
      <w:r w:rsidRPr="00C160FC">
        <w:rPr>
          <w:sz w:val="24"/>
          <w:szCs w:val="24"/>
        </w:rPr>
        <w:t>any</w:t>
      </w:r>
      <w:r w:rsidRPr="00C160FC">
        <w:rPr>
          <w:spacing w:val="-3"/>
          <w:sz w:val="24"/>
          <w:szCs w:val="24"/>
        </w:rPr>
        <w:t xml:space="preserve"> </w:t>
      </w:r>
      <w:r w:rsidRPr="00C160FC">
        <w:rPr>
          <w:sz w:val="24"/>
          <w:szCs w:val="24"/>
        </w:rPr>
        <w:t>third</w:t>
      </w:r>
      <w:r w:rsidRPr="00C160FC">
        <w:rPr>
          <w:spacing w:val="-3"/>
          <w:sz w:val="24"/>
          <w:szCs w:val="24"/>
        </w:rPr>
        <w:t xml:space="preserve"> </w:t>
      </w:r>
      <w:r w:rsidRPr="00C160FC">
        <w:rPr>
          <w:sz w:val="24"/>
          <w:szCs w:val="24"/>
        </w:rPr>
        <w:t>party</w:t>
      </w:r>
      <w:r w:rsidRPr="00C160FC">
        <w:rPr>
          <w:spacing w:val="-3"/>
          <w:sz w:val="24"/>
          <w:szCs w:val="24"/>
        </w:rPr>
        <w:t xml:space="preserve"> </w:t>
      </w:r>
      <w:proofErr w:type="gramStart"/>
      <w:r w:rsidRPr="00C160FC">
        <w:rPr>
          <w:sz w:val="24"/>
          <w:szCs w:val="24"/>
        </w:rPr>
        <w:t>in</w:t>
      </w:r>
      <w:r w:rsidRPr="00C160FC">
        <w:rPr>
          <w:spacing w:val="-1"/>
          <w:sz w:val="24"/>
          <w:szCs w:val="24"/>
        </w:rPr>
        <w:t xml:space="preserve"> </w:t>
      </w:r>
      <w:r w:rsidRPr="00C160FC">
        <w:rPr>
          <w:sz w:val="24"/>
          <w:szCs w:val="24"/>
        </w:rPr>
        <w:t>order</w:t>
      </w:r>
      <w:r w:rsidRPr="00C160FC">
        <w:rPr>
          <w:spacing w:val="-3"/>
          <w:sz w:val="24"/>
          <w:szCs w:val="24"/>
        </w:rPr>
        <w:t xml:space="preserve"> </w:t>
      </w:r>
      <w:r w:rsidRPr="00C160FC">
        <w:rPr>
          <w:sz w:val="24"/>
          <w:szCs w:val="24"/>
        </w:rPr>
        <w:t>to</w:t>
      </w:r>
      <w:proofErr w:type="gramEnd"/>
      <w:r w:rsidRPr="00C160FC">
        <w:rPr>
          <w:spacing w:val="-3"/>
          <w:sz w:val="24"/>
          <w:szCs w:val="24"/>
        </w:rPr>
        <w:t xml:space="preserve"> </w:t>
      </w:r>
      <w:r w:rsidRPr="00C160FC">
        <w:rPr>
          <w:sz w:val="24"/>
          <w:szCs w:val="24"/>
        </w:rPr>
        <w:t>enter</w:t>
      </w:r>
      <w:r w:rsidRPr="00C160FC">
        <w:rPr>
          <w:spacing w:val="-3"/>
          <w:sz w:val="24"/>
          <w:szCs w:val="24"/>
        </w:rPr>
        <w:t xml:space="preserve"> </w:t>
      </w:r>
      <w:r w:rsidRPr="00C160FC">
        <w:rPr>
          <w:sz w:val="24"/>
          <w:szCs w:val="24"/>
        </w:rPr>
        <w:t>into this Agreement or to perform the duties defined in this agreement, anywhere in the United States of America.</w:t>
      </w:r>
    </w:p>
    <w:p w14:paraId="482B4024" w14:textId="77777777" w:rsidR="00BC68BC" w:rsidRPr="00C160FC" w:rsidRDefault="00BC68BC">
      <w:pPr>
        <w:pStyle w:val="BodyText"/>
        <w:spacing w:before="11"/>
        <w:rPr>
          <w:rFonts w:ascii="Times New Roman" w:hAnsi="Times New Roman" w:cs="Times New Roman"/>
          <w:sz w:val="24"/>
          <w:szCs w:val="24"/>
        </w:rPr>
      </w:pPr>
    </w:p>
    <w:p w14:paraId="3E488643" w14:textId="77777777" w:rsidR="00BC68BC" w:rsidRPr="00C160FC" w:rsidRDefault="00CC6B60">
      <w:pPr>
        <w:pStyle w:val="ListParagraph"/>
        <w:numPr>
          <w:ilvl w:val="1"/>
          <w:numId w:val="6"/>
        </w:numPr>
        <w:tabs>
          <w:tab w:val="left" w:pos="1040"/>
          <w:tab w:val="left" w:pos="1041"/>
        </w:tabs>
        <w:ind w:left="1040" w:right="370"/>
        <w:rPr>
          <w:sz w:val="24"/>
          <w:szCs w:val="24"/>
        </w:rPr>
      </w:pPr>
      <w:bookmarkStart w:id="62" w:name="8.4_Neither_Party,_nor_any_officer,_dire"/>
      <w:bookmarkEnd w:id="62"/>
      <w:r w:rsidRPr="00C160FC">
        <w:rPr>
          <w:sz w:val="24"/>
          <w:szCs w:val="24"/>
        </w:rPr>
        <w:t>Neither Party, nor any officer, director or managing employee of either Party, is a Sanctioned</w:t>
      </w:r>
      <w:r w:rsidRPr="00C160FC">
        <w:rPr>
          <w:spacing w:val="-5"/>
          <w:sz w:val="24"/>
          <w:szCs w:val="24"/>
        </w:rPr>
        <w:t xml:space="preserve"> </w:t>
      </w:r>
      <w:r w:rsidRPr="00C160FC">
        <w:rPr>
          <w:sz w:val="24"/>
          <w:szCs w:val="24"/>
        </w:rPr>
        <w:t>Person</w:t>
      </w:r>
      <w:r w:rsidRPr="00C160FC">
        <w:rPr>
          <w:spacing w:val="-4"/>
          <w:sz w:val="24"/>
          <w:szCs w:val="24"/>
        </w:rPr>
        <w:t xml:space="preserve"> </w:t>
      </w:r>
      <w:r w:rsidRPr="00C160FC">
        <w:rPr>
          <w:sz w:val="24"/>
          <w:szCs w:val="24"/>
        </w:rPr>
        <w:t>(as</w:t>
      </w:r>
      <w:r w:rsidRPr="00C160FC">
        <w:rPr>
          <w:spacing w:val="-2"/>
          <w:sz w:val="24"/>
          <w:szCs w:val="24"/>
        </w:rPr>
        <w:t xml:space="preserve"> </w:t>
      </w:r>
      <w:r w:rsidRPr="00C160FC">
        <w:rPr>
          <w:sz w:val="24"/>
          <w:szCs w:val="24"/>
        </w:rPr>
        <w:t>defined</w:t>
      </w:r>
      <w:r w:rsidRPr="00C160FC">
        <w:rPr>
          <w:spacing w:val="-3"/>
          <w:sz w:val="24"/>
          <w:szCs w:val="24"/>
        </w:rPr>
        <w:t xml:space="preserve"> </w:t>
      </w:r>
      <w:r w:rsidRPr="00C160FC">
        <w:rPr>
          <w:sz w:val="24"/>
          <w:szCs w:val="24"/>
        </w:rPr>
        <w:t>below),</w:t>
      </w:r>
      <w:r w:rsidRPr="00C160FC">
        <w:rPr>
          <w:spacing w:val="-5"/>
          <w:sz w:val="24"/>
          <w:szCs w:val="24"/>
        </w:rPr>
        <w:t xml:space="preserve"> </w:t>
      </w:r>
      <w:r w:rsidRPr="00C160FC">
        <w:rPr>
          <w:sz w:val="24"/>
          <w:szCs w:val="24"/>
        </w:rPr>
        <w:t>and</w:t>
      </w:r>
      <w:r w:rsidRPr="00C160FC">
        <w:rPr>
          <w:spacing w:val="-3"/>
          <w:sz w:val="24"/>
          <w:szCs w:val="24"/>
        </w:rPr>
        <w:t xml:space="preserve"> </w:t>
      </w:r>
      <w:r w:rsidRPr="00C160FC">
        <w:rPr>
          <w:sz w:val="24"/>
          <w:szCs w:val="24"/>
        </w:rPr>
        <w:t>the</w:t>
      </w:r>
      <w:r w:rsidRPr="00C160FC">
        <w:rPr>
          <w:spacing w:val="-5"/>
          <w:sz w:val="24"/>
          <w:szCs w:val="24"/>
        </w:rPr>
        <w:t xml:space="preserve"> </w:t>
      </w:r>
      <w:r w:rsidRPr="00C160FC">
        <w:rPr>
          <w:sz w:val="24"/>
          <w:szCs w:val="24"/>
        </w:rPr>
        <w:t>Parties</w:t>
      </w:r>
      <w:r w:rsidRPr="00C160FC">
        <w:rPr>
          <w:spacing w:val="-2"/>
          <w:sz w:val="24"/>
          <w:szCs w:val="24"/>
        </w:rPr>
        <w:t xml:space="preserve"> </w:t>
      </w:r>
      <w:r w:rsidRPr="00C160FC">
        <w:rPr>
          <w:sz w:val="24"/>
          <w:szCs w:val="24"/>
        </w:rPr>
        <w:t>further</w:t>
      </w:r>
      <w:r w:rsidRPr="00C160FC">
        <w:rPr>
          <w:spacing w:val="-3"/>
          <w:sz w:val="24"/>
          <w:szCs w:val="24"/>
        </w:rPr>
        <w:t xml:space="preserve"> </w:t>
      </w:r>
      <w:r w:rsidRPr="00C160FC">
        <w:rPr>
          <w:sz w:val="24"/>
          <w:szCs w:val="24"/>
        </w:rPr>
        <w:t>covenant</w:t>
      </w:r>
      <w:r w:rsidRPr="00C160FC">
        <w:rPr>
          <w:spacing w:val="-2"/>
          <w:sz w:val="24"/>
          <w:szCs w:val="24"/>
        </w:rPr>
        <w:t xml:space="preserve"> </w:t>
      </w:r>
      <w:r w:rsidRPr="00C160FC">
        <w:rPr>
          <w:sz w:val="24"/>
          <w:szCs w:val="24"/>
        </w:rPr>
        <w:t>and</w:t>
      </w:r>
      <w:r w:rsidRPr="00C160FC">
        <w:rPr>
          <w:spacing w:val="-5"/>
          <w:sz w:val="24"/>
          <w:szCs w:val="24"/>
        </w:rPr>
        <w:t xml:space="preserve"> </w:t>
      </w:r>
      <w:r w:rsidRPr="00C160FC">
        <w:rPr>
          <w:sz w:val="24"/>
          <w:szCs w:val="24"/>
        </w:rPr>
        <w:t>agree</w:t>
      </w:r>
      <w:r w:rsidRPr="00C160FC">
        <w:rPr>
          <w:spacing w:val="-2"/>
          <w:sz w:val="24"/>
          <w:szCs w:val="24"/>
        </w:rPr>
        <w:t xml:space="preserve"> </w:t>
      </w:r>
      <w:r w:rsidRPr="00C160FC">
        <w:rPr>
          <w:sz w:val="24"/>
          <w:szCs w:val="24"/>
        </w:rPr>
        <w:t>that a Party shall notify (the “Notifying Party”) the other Party (the “Notified Party”) immediately</w:t>
      </w:r>
      <w:r w:rsidRPr="00C160FC">
        <w:rPr>
          <w:spacing w:val="-3"/>
          <w:sz w:val="24"/>
          <w:szCs w:val="24"/>
        </w:rPr>
        <w:t xml:space="preserve"> </w:t>
      </w:r>
      <w:r w:rsidRPr="00C160FC">
        <w:rPr>
          <w:sz w:val="24"/>
          <w:szCs w:val="24"/>
        </w:rPr>
        <w:t>in</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event</w:t>
      </w:r>
      <w:r w:rsidRPr="00C160FC">
        <w:rPr>
          <w:spacing w:val="-5"/>
          <w:sz w:val="24"/>
          <w:szCs w:val="24"/>
        </w:rPr>
        <w:t xml:space="preserve"> </w:t>
      </w:r>
      <w:r w:rsidRPr="00C160FC">
        <w:rPr>
          <w:sz w:val="24"/>
          <w:szCs w:val="24"/>
        </w:rPr>
        <w:t>that</w:t>
      </w:r>
      <w:r w:rsidRPr="00C160FC">
        <w:rPr>
          <w:spacing w:val="-2"/>
          <w:sz w:val="24"/>
          <w:szCs w:val="24"/>
        </w:rPr>
        <w:t xml:space="preserve"> </w:t>
      </w:r>
      <w:r w:rsidRPr="00C160FC">
        <w:rPr>
          <w:sz w:val="24"/>
          <w:szCs w:val="24"/>
        </w:rPr>
        <w:t>any</w:t>
      </w:r>
      <w:r w:rsidRPr="00C160FC">
        <w:rPr>
          <w:spacing w:val="-3"/>
          <w:sz w:val="24"/>
          <w:szCs w:val="24"/>
        </w:rPr>
        <w:t xml:space="preserve"> </w:t>
      </w:r>
      <w:r w:rsidRPr="00C160FC">
        <w:rPr>
          <w:sz w:val="24"/>
          <w:szCs w:val="24"/>
        </w:rPr>
        <w:t>officer,</w:t>
      </w:r>
      <w:r w:rsidRPr="00C160FC">
        <w:rPr>
          <w:spacing w:val="-2"/>
          <w:sz w:val="24"/>
          <w:szCs w:val="24"/>
        </w:rPr>
        <w:t xml:space="preserve"> </w:t>
      </w:r>
      <w:r w:rsidRPr="00C160FC">
        <w:rPr>
          <w:sz w:val="24"/>
          <w:szCs w:val="24"/>
        </w:rPr>
        <w:t>director</w:t>
      </w:r>
      <w:r w:rsidRPr="00C160FC">
        <w:rPr>
          <w:spacing w:val="-5"/>
          <w:sz w:val="24"/>
          <w:szCs w:val="24"/>
        </w:rPr>
        <w:t xml:space="preserve"> </w:t>
      </w:r>
      <w:r w:rsidRPr="00C160FC">
        <w:rPr>
          <w:sz w:val="24"/>
          <w:szCs w:val="24"/>
        </w:rPr>
        <w:t>or</w:t>
      </w:r>
      <w:r w:rsidRPr="00C160FC">
        <w:rPr>
          <w:spacing w:val="-3"/>
          <w:sz w:val="24"/>
          <w:szCs w:val="24"/>
        </w:rPr>
        <w:t xml:space="preserve"> </w:t>
      </w:r>
      <w:r w:rsidRPr="00C160FC">
        <w:rPr>
          <w:sz w:val="24"/>
          <w:szCs w:val="24"/>
        </w:rPr>
        <w:t>employee</w:t>
      </w:r>
      <w:r w:rsidRPr="00C160FC">
        <w:rPr>
          <w:spacing w:val="-2"/>
          <w:sz w:val="24"/>
          <w:szCs w:val="24"/>
        </w:rPr>
        <w:t xml:space="preserve"> </w:t>
      </w:r>
      <w:r w:rsidRPr="00C160FC">
        <w:rPr>
          <w:sz w:val="24"/>
          <w:szCs w:val="24"/>
        </w:rPr>
        <w:t>of</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Notifying</w:t>
      </w:r>
      <w:r w:rsidRPr="00C160FC">
        <w:rPr>
          <w:spacing w:val="-5"/>
          <w:sz w:val="24"/>
          <w:szCs w:val="24"/>
        </w:rPr>
        <w:t xml:space="preserve"> </w:t>
      </w:r>
      <w:r w:rsidRPr="00C160FC">
        <w:rPr>
          <w:sz w:val="24"/>
          <w:szCs w:val="24"/>
        </w:rPr>
        <w:t>Party, becomes a Sanctioned Person, which change in status may, at the option of the Notified party, be deemed to be sufficient cause to justify the Notified Party to terminate</w:t>
      </w:r>
      <w:r w:rsidRPr="00C160FC">
        <w:rPr>
          <w:spacing w:val="-2"/>
          <w:sz w:val="24"/>
          <w:szCs w:val="24"/>
        </w:rPr>
        <w:t xml:space="preserve"> </w:t>
      </w:r>
      <w:r w:rsidRPr="00C160FC">
        <w:rPr>
          <w:sz w:val="24"/>
          <w:szCs w:val="24"/>
        </w:rPr>
        <w:t>this Agreement, in accordance</w:t>
      </w:r>
      <w:r w:rsidRPr="00C160FC">
        <w:rPr>
          <w:spacing w:val="-2"/>
          <w:sz w:val="24"/>
          <w:szCs w:val="24"/>
        </w:rPr>
        <w:t xml:space="preserve"> </w:t>
      </w:r>
      <w:r w:rsidRPr="00C160FC">
        <w:rPr>
          <w:sz w:val="24"/>
          <w:szCs w:val="24"/>
        </w:rPr>
        <w:t>with terms of this</w:t>
      </w:r>
      <w:r w:rsidRPr="00C160FC">
        <w:rPr>
          <w:spacing w:val="-1"/>
          <w:sz w:val="24"/>
          <w:szCs w:val="24"/>
        </w:rPr>
        <w:t xml:space="preserve"> </w:t>
      </w:r>
      <w:r w:rsidRPr="00C160FC">
        <w:rPr>
          <w:sz w:val="24"/>
          <w:szCs w:val="24"/>
        </w:rPr>
        <w:t>Agreement.</w:t>
      </w:r>
      <w:r w:rsidRPr="00C160FC">
        <w:rPr>
          <w:spacing w:val="40"/>
          <w:sz w:val="24"/>
          <w:szCs w:val="24"/>
        </w:rPr>
        <w:t xml:space="preserve"> </w:t>
      </w:r>
      <w:r w:rsidRPr="00C160FC">
        <w:rPr>
          <w:sz w:val="24"/>
          <w:szCs w:val="24"/>
        </w:rPr>
        <w:t>For purposes hereof, “Sanctioned Person” shall mean a person or entity that:</w:t>
      </w:r>
    </w:p>
    <w:p w14:paraId="7F53825E" w14:textId="77777777" w:rsidR="00BC68BC" w:rsidRPr="00C160FC" w:rsidRDefault="00CC6B60">
      <w:pPr>
        <w:pStyle w:val="ListParagraph"/>
        <w:numPr>
          <w:ilvl w:val="2"/>
          <w:numId w:val="6"/>
        </w:numPr>
        <w:tabs>
          <w:tab w:val="left" w:pos="2300"/>
          <w:tab w:val="left" w:pos="2301"/>
        </w:tabs>
        <w:spacing w:before="119"/>
        <w:ind w:left="2300" w:hanging="721"/>
        <w:rPr>
          <w:sz w:val="24"/>
          <w:szCs w:val="24"/>
        </w:rPr>
      </w:pPr>
      <w:r w:rsidRPr="00C160FC">
        <w:rPr>
          <w:sz w:val="24"/>
          <w:szCs w:val="24"/>
        </w:rPr>
        <w:t>Is</w:t>
      </w:r>
      <w:r w:rsidRPr="00C160FC">
        <w:rPr>
          <w:spacing w:val="-6"/>
          <w:sz w:val="24"/>
          <w:szCs w:val="24"/>
        </w:rPr>
        <w:t xml:space="preserve"> </w:t>
      </w:r>
      <w:r w:rsidRPr="00C160FC">
        <w:rPr>
          <w:sz w:val="24"/>
          <w:szCs w:val="24"/>
        </w:rPr>
        <w:t>currently</w:t>
      </w:r>
      <w:r w:rsidRPr="00C160FC">
        <w:rPr>
          <w:spacing w:val="-6"/>
          <w:sz w:val="24"/>
          <w:szCs w:val="24"/>
        </w:rPr>
        <w:t xml:space="preserve"> </w:t>
      </w:r>
      <w:r w:rsidRPr="00C160FC">
        <w:rPr>
          <w:sz w:val="24"/>
          <w:szCs w:val="24"/>
        </w:rPr>
        <w:t>under</w:t>
      </w:r>
      <w:r w:rsidRPr="00C160FC">
        <w:rPr>
          <w:spacing w:val="-4"/>
          <w:sz w:val="24"/>
          <w:szCs w:val="24"/>
        </w:rPr>
        <w:t xml:space="preserve"> </w:t>
      </w:r>
      <w:r w:rsidRPr="00C160FC">
        <w:rPr>
          <w:sz w:val="24"/>
          <w:szCs w:val="24"/>
        </w:rPr>
        <w:t>indictment</w:t>
      </w:r>
      <w:r w:rsidRPr="00C160FC">
        <w:rPr>
          <w:spacing w:val="-3"/>
          <w:sz w:val="24"/>
          <w:szCs w:val="24"/>
        </w:rPr>
        <w:t xml:space="preserve"> </w:t>
      </w:r>
      <w:r w:rsidRPr="00C160FC">
        <w:rPr>
          <w:sz w:val="24"/>
          <w:szCs w:val="24"/>
        </w:rPr>
        <w:t>or</w:t>
      </w:r>
      <w:r w:rsidRPr="00C160FC">
        <w:rPr>
          <w:spacing w:val="-4"/>
          <w:sz w:val="24"/>
          <w:szCs w:val="24"/>
        </w:rPr>
        <w:t xml:space="preserve"> </w:t>
      </w:r>
      <w:r w:rsidRPr="00C160FC">
        <w:rPr>
          <w:sz w:val="24"/>
          <w:szCs w:val="24"/>
        </w:rPr>
        <w:t>prosecution</w:t>
      </w:r>
      <w:r w:rsidRPr="00C160FC">
        <w:rPr>
          <w:spacing w:val="-3"/>
          <w:sz w:val="24"/>
          <w:szCs w:val="24"/>
        </w:rPr>
        <w:t xml:space="preserve"> </w:t>
      </w:r>
      <w:r w:rsidRPr="00C160FC">
        <w:rPr>
          <w:sz w:val="24"/>
          <w:szCs w:val="24"/>
        </w:rPr>
        <w:t>for,</w:t>
      </w:r>
      <w:r w:rsidRPr="00C160FC">
        <w:rPr>
          <w:spacing w:val="-6"/>
          <w:sz w:val="24"/>
          <w:szCs w:val="24"/>
        </w:rPr>
        <w:t xml:space="preserve"> </w:t>
      </w:r>
      <w:r w:rsidRPr="00C160FC">
        <w:rPr>
          <w:sz w:val="24"/>
          <w:szCs w:val="24"/>
        </w:rPr>
        <w:t>or</w:t>
      </w:r>
      <w:r w:rsidRPr="00C160FC">
        <w:rPr>
          <w:spacing w:val="-4"/>
          <w:sz w:val="24"/>
          <w:szCs w:val="24"/>
        </w:rPr>
        <w:t xml:space="preserve"> </w:t>
      </w:r>
      <w:r w:rsidRPr="00C160FC">
        <w:rPr>
          <w:sz w:val="24"/>
          <w:szCs w:val="24"/>
        </w:rPr>
        <w:t>has</w:t>
      </w:r>
      <w:r w:rsidRPr="00C160FC">
        <w:rPr>
          <w:spacing w:val="-3"/>
          <w:sz w:val="24"/>
          <w:szCs w:val="24"/>
        </w:rPr>
        <w:t xml:space="preserve"> </w:t>
      </w:r>
      <w:r w:rsidRPr="00C160FC">
        <w:rPr>
          <w:sz w:val="24"/>
          <w:szCs w:val="24"/>
        </w:rPr>
        <w:t>been</w:t>
      </w:r>
      <w:r w:rsidRPr="00C160FC">
        <w:rPr>
          <w:spacing w:val="-2"/>
          <w:sz w:val="24"/>
          <w:szCs w:val="24"/>
        </w:rPr>
        <w:t xml:space="preserve"> </w:t>
      </w:r>
      <w:r w:rsidRPr="00C160FC">
        <w:rPr>
          <w:sz w:val="24"/>
          <w:szCs w:val="24"/>
        </w:rPr>
        <w:t>convicted</w:t>
      </w:r>
      <w:r w:rsidRPr="00C160FC">
        <w:rPr>
          <w:spacing w:val="-4"/>
          <w:sz w:val="24"/>
          <w:szCs w:val="24"/>
        </w:rPr>
        <w:t xml:space="preserve"> </w:t>
      </w:r>
      <w:r w:rsidRPr="00C160FC">
        <w:rPr>
          <w:spacing w:val="-5"/>
          <w:sz w:val="24"/>
          <w:szCs w:val="24"/>
        </w:rPr>
        <w:t>of</w:t>
      </w:r>
    </w:p>
    <w:p w14:paraId="0909CB97" w14:textId="420A4618" w:rsidR="00BC68BC" w:rsidRPr="00C160FC" w:rsidRDefault="00CC6B60" w:rsidP="00575EE5">
      <w:pPr>
        <w:pStyle w:val="BodyText"/>
        <w:spacing w:before="1"/>
        <w:ind w:left="2300" w:right="239"/>
        <w:rPr>
          <w:rFonts w:ascii="Times New Roman" w:hAnsi="Times New Roman" w:cs="Times New Roman"/>
          <w:sz w:val="24"/>
          <w:szCs w:val="24"/>
        </w:rPr>
      </w:pPr>
      <w:r w:rsidRPr="00C160FC">
        <w:rPr>
          <w:rFonts w:ascii="Times New Roman" w:hAnsi="Times New Roman" w:cs="Times New Roman"/>
          <w:sz w:val="24"/>
          <w:szCs w:val="24"/>
        </w:rPr>
        <w:t>(</w:t>
      </w:r>
      <w:proofErr w:type="spellStart"/>
      <w:r w:rsidRPr="00C160FC">
        <w:rPr>
          <w:rFonts w:ascii="Times New Roman" w:hAnsi="Times New Roman" w:cs="Times New Roman"/>
          <w:sz w:val="24"/>
          <w:szCs w:val="24"/>
        </w:rPr>
        <w:t>i</w:t>
      </w:r>
      <w:proofErr w:type="spellEnd"/>
      <w:r w:rsidRPr="00C160FC">
        <w:rPr>
          <w:rFonts w:ascii="Times New Roman" w:hAnsi="Times New Roman" w:cs="Times New Roman"/>
          <w:sz w:val="24"/>
          <w:szCs w:val="24"/>
        </w:rPr>
        <w:t>) any offense related to the delivery of an item or service under the Medicare or Medicaid programs or any state health care programs, (ii) a criminal</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offense</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relating</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to</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neglect</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or</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abuse</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of</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patients</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in</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connection</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with the delivery of a health care item or service, (iii) fraud, theft, embezzlement, or other financial misconduct in connection with the delivery of a health care item or service, (iv) obstructing an investigation of any crime referred to in (</w:t>
      </w:r>
      <w:proofErr w:type="spellStart"/>
      <w:r w:rsidRPr="00C160FC">
        <w:rPr>
          <w:rFonts w:ascii="Times New Roman" w:hAnsi="Times New Roman" w:cs="Times New Roman"/>
          <w:sz w:val="24"/>
          <w:szCs w:val="24"/>
        </w:rPr>
        <w:t>i</w:t>
      </w:r>
      <w:proofErr w:type="spellEnd"/>
      <w:r w:rsidRPr="00C160FC">
        <w:rPr>
          <w:rFonts w:ascii="Times New Roman" w:hAnsi="Times New Roman" w:cs="Times New Roman"/>
          <w:sz w:val="24"/>
          <w:szCs w:val="24"/>
        </w:rPr>
        <w:t>) through (iii) above, or (v) unlawful</w:t>
      </w:r>
      <w:r w:rsidR="00575EE5" w:rsidRPr="00C160FC">
        <w:rPr>
          <w:rFonts w:ascii="Times New Roman" w:hAnsi="Times New Roman" w:cs="Times New Roman"/>
          <w:sz w:val="24"/>
          <w:szCs w:val="24"/>
        </w:rPr>
        <w:t xml:space="preserve"> </w:t>
      </w:r>
      <w:r w:rsidR="001F22BD" w:rsidRPr="00C160FC">
        <w:rPr>
          <w:rFonts w:ascii="Times New Roman" w:hAnsi="Times New Roman" w:cs="Times New Roman"/>
          <w:sz w:val="24"/>
          <w:szCs w:val="24"/>
        </w:rPr>
        <w:t>manufacture,</w:t>
      </w:r>
      <w:r w:rsidR="001F22BD" w:rsidRPr="00C160FC">
        <w:rPr>
          <w:rFonts w:ascii="Times New Roman" w:hAnsi="Times New Roman" w:cs="Times New Roman"/>
          <w:spacing w:val="-5"/>
          <w:sz w:val="24"/>
          <w:szCs w:val="24"/>
        </w:rPr>
        <w:t xml:space="preserve"> </w:t>
      </w:r>
      <w:r w:rsidR="001F22BD" w:rsidRPr="00C160FC">
        <w:rPr>
          <w:rFonts w:ascii="Times New Roman" w:hAnsi="Times New Roman" w:cs="Times New Roman"/>
          <w:sz w:val="24"/>
          <w:szCs w:val="24"/>
        </w:rPr>
        <w:t>distribution,</w:t>
      </w:r>
      <w:r w:rsidR="001F22BD" w:rsidRPr="00C160FC">
        <w:rPr>
          <w:rFonts w:ascii="Times New Roman" w:hAnsi="Times New Roman" w:cs="Times New Roman"/>
          <w:spacing w:val="-5"/>
          <w:sz w:val="24"/>
          <w:szCs w:val="24"/>
        </w:rPr>
        <w:t xml:space="preserve"> </w:t>
      </w:r>
      <w:r w:rsidR="001F22BD" w:rsidRPr="00C160FC">
        <w:rPr>
          <w:rFonts w:ascii="Times New Roman" w:hAnsi="Times New Roman" w:cs="Times New Roman"/>
          <w:sz w:val="24"/>
          <w:szCs w:val="24"/>
        </w:rPr>
        <w:t>prescription,</w:t>
      </w:r>
      <w:r w:rsidR="001F22BD" w:rsidRPr="00C160FC">
        <w:rPr>
          <w:rFonts w:ascii="Times New Roman" w:hAnsi="Times New Roman" w:cs="Times New Roman"/>
          <w:spacing w:val="-5"/>
          <w:sz w:val="24"/>
          <w:szCs w:val="24"/>
        </w:rPr>
        <w:t xml:space="preserve"> </w:t>
      </w:r>
      <w:r w:rsidR="001F22BD" w:rsidRPr="00C160FC">
        <w:rPr>
          <w:rFonts w:ascii="Times New Roman" w:hAnsi="Times New Roman" w:cs="Times New Roman"/>
          <w:sz w:val="24"/>
          <w:szCs w:val="24"/>
        </w:rPr>
        <w:t>or</w:t>
      </w:r>
      <w:r w:rsidR="001F22BD" w:rsidRPr="00C160FC">
        <w:rPr>
          <w:rFonts w:ascii="Times New Roman" w:hAnsi="Times New Roman" w:cs="Times New Roman"/>
          <w:spacing w:val="-6"/>
          <w:sz w:val="24"/>
          <w:szCs w:val="24"/>
        </w:rPr>
        <w:t xml:space="preserve"> </w:t>
      </w:r>
      <w:r w:rsidR="001F22BD" w:rsidRPr="00C160FC">
        <w:rPr>
          <w:rFonts w:ascii="Times New Roman" w:hAnsi="Times New Roman" w:cs="Times New Roman"/>
          <w:sz w:val="24"/>
          <w:szCs w:val="24"/>
        </w:rPr>
        <w:t>dispensing</w:t>
      </w:r>
      <w:r w:rsidR="001F22BD" w:rsidRPr="00C160FC">
        <w:rPr>
          <w:rFonts w:ascii="Times New Roman" w:hAnsi="Times New Roman" w:cs="Times New Roman"/>
          <w:spacing w:val="-6"/>
          <w:sz w:val="24"/>
          <w:szCs w:val="24"/>
        </w:rPr>
        <w:t xml:space="preserve"> </w:t>
      </w:r>
      <w:r w:rsidR="001F22BD" w:rsidRPr="00C160FC">
        <w:rPr>
          <w:rFonts w:ascii="Times New Roman" w:hAnsi="Times New Roman" w:cs="Times New Roman"/>
          <w:sz w:val="24"/>
          <w:szCs w:val="24"/>
        </w:rPr>
        <w:t>of</w:t>
      </w:r>
      <w:r w:rsidR="001F22BD" w:rsidRPr="00C160FC">
        <w:rPr>
          <w:rFonts w:ascii="Times New Roman" w:hAnsi="Times New Roman" w:cs="Times New Roman"/>
          <w:spacing w:val="-4"/>
          <w:sz w:val="24"/>
          <w:szCs w:val="24"/>
        </w:rPr>
        <w:t xml:space="preserve"> </w:t>
      </w:r>
      <w:r w:rsidR="001F22BD" w:rsidRPr="00C160FC">
        <w:rPr>
          <w:rFonts w:ascii="Times New Roman" w:hAnsi="Times New Roman" w:cs="Times New Roman"/>
          <w:sz w:val="24"/>
          <w:szCs w:val="24"/>
        </w:rPr>
        <w:t>a</w:t>
      </w:r>
      <w:r w:rsidR="001F22BD" w:rsidRPr="00C160FC">
        <w:rPr>
          <w:rFonts w:ascii="Times New Roman" w:hAnsi="Times New Roman" w:cs="Times New Roman"/>
          <w:spacing w:val="-5"/>
          <w:sz w:val="24"/>
          <w:szCs w:val="24"/>
        </w:rPr>
        <w:t xml:space="preserve"> </w:t>
      </w:r>
      <w:r w:rsidR="001F22BD" w:rsidRPr="00C160FC">
        <w:rPr>
          <w:rFonts w:ascii="Times New Roman" w:hAnsi="Times New Roman" w:cs="Times New Roman"/>
          <w:sz w:val="24"/>
          <w:szCs w:val="24"/>
        </w:rPr>
        <w:t xml:space="preserve">controlled </w:t>
      </w:r>
      <w:r w:rsidR="001F22BD" w:rsidRPr="00C160FC">
        <w:rPr>
          <w:rFonts w:ascii="Times New Roman" w:hAnsi="Times New Roman" w:cs="Times New Roman"/>
          <w:spacing w:val="-2"/>
          <w:sz w:val="24"/>
          <w:szCs w:val="24"/>
        </w:rPr>
        <w:t>substance;</w:t>
      </w:r>
    </w:p>
    <w:p w14:paraId="57D40F49" w14:textId="77777777" w:rsidR="00BC68BC" w:rsidRPr="00C160FC" w:rsidRDefault="00CC6B60">
      <w:pPr>
        <w:pStyle w:val="ListParagraph"/>
        <w:numPr>
          <w:ilvl w:val="2"/>
          <w:numId w:val="6"/>
        </w:numPr>
        <w:tabs>
          <w:tab w:val="left" w:pos="2299"/>
          <w:tab w:val="left" w:pos="2300"/>
        </w:tabs>
        <w:ind w:left="2300" w:right="506" w:hanging="721"/>
        <w:rPr>
          <w:sz w:val="24"/>
          <w:szCs w:val="24"/>
        </w:rPr>
      </w:pPr>
      <w:r w:rsidRPr="00C160FC">
        <w:rPr>
          <w:sz w:val="24"/>
          <w:szCs w:val="24"/>
        </w:rPr>
        <w:t>Has been required to pay any civil monetary penalty under 42 U.S.C. § 1128A regarding false, fraudulent, or impermissible claims under, or payments to induce a reduction or limitation of health care services to beneficiaries</w:t>
      </w:r>
      <w:r w:rsidRPr="00C160FC">
        <w:rPr>
          <w:spacing w:val="-3"/>
          <w:sz w:val="24"/>
          <w:szCs w:val="24"/>
        </w:rPr>
        <w:t xml:space="preserve"> </w:t>
      </w:r>
      <w:r w:rsidRPr="00C160FC">
        <w:rPr>
          <w:sz w:val="24"/>
          <w:szCs w:val="24"/>
        </w:rPr>
        <w:t>of,</w:t>
      </w:r>
      <w:r w:rsidRPr="00C160FC">
        <w:rPr>
          <w:spacing w:val="-3"/>
          <w:sz w:val="24"/>
          <w:szCs w:val="24"/>
        </w:rPr>
        <w:t xml:space="preserve"> </w:t>
      </w:r>
      <w:r w:rsidRPr="00C160FC">
        <w:rPr>
          <w:sz w:val="24"/>
          <w:szCs w:val="24"/>
        </w:rPr>
        <w:t>any</w:t>
      </w:r>
      <w:r w:rsidRPr="00C160FC">
        <w:rPr>
          <w:spacing w:val="-4"/>
          <w:sz w:val="24"/>
          <w:szCs w:val="24"/>
        </w:rPr>
        <w:t xml:space="preserve"> </w:t>
      </w:r>
      <w:r w:rsidRPr="00C160FC">
        <w:rPr>
          <w:sz w:val="24"/>
          <w:szCs w:val="24"/>
        </w:rPr>
        <w:t>state</w:t>
      </w:r>
      <w:r w:rsidRPr="00C160FC">
        <w:rPr>
          <w:spacing w:val="-6"/>
          <w:sz w:val="24"/>
          <w:szCs w:val="24"/>
        </w:rPr>
        <w:t xml:space="preserve"> </w:t>
      </w:r>
      <w:r w:rsidRPr="00C160FC">
        <w:rPr>
          <w:sz w:val="24"/>
          <w:szCs w:val="24"/>
        </w:rPr>
        <w:t>or</w:t>
      </w:r>
      <w:r w:rsidRPr="00C160FC">
        <w:rPr>
          <w:spacing w:val="-4"/>
          <w:sz w:val="24"/>
          <w:szCs w:val="24"/>
        </w:rPr>
        <w:t xml:space="preserve"> </w:t>
      </w:r>
      <w:r w:rsidRPr="00C160FC">
        <w:rPr>
          <w:sz w:val="24"/>
          <w:szCs w:val="24"/>
        </w:rPr>
        <w:t>federal</w:t>
      </w:r>
      <w:r w:rsidRPr="00C160FC">
        <w:rPr>
          <w:spacing w:val="-5"/>
          <w:sz w:val="24"/>
          <w:szCs w:val="24"/>
        </w:rPr>
        <w:t xml:space="preserve"> </w:t>
      </w:r>
      <w:r w:rsidRPr="00C160FC">
        <w:rPr>
          <w:sz w:val="24"/>
          <w:szCs w:val="24"/>
        </w:rPr>
        <w:t>health</w:t>
      </w:r>
      <w:r w:rsidRPr="00C160FC">
        <w:rPr>
          <w:spacing w:val="-2"/>
          <w:sz w:val="24"/>
          <w:szCs w:val="24"/>
        </w:rPr>
        <w:t xml:space="preserve"> </w:t>
      </w:r>
      <w:r w:rsidRPr="00C160FC">
        <w:rPr>
          <w:sz w:val="24"/>
          <w:szCs w:val="24"/>
        </w:rPr>
        <w:t>care</w:t>
      </w:r>
      <w:r w:rsidRPr="00C160FC">
        <w:rPr>
          <w:spacing w:val="-3"/>
          <w:sz w:val="24"/>
          <w:szCs w:val="24"/>
        </w:rPr>
        <w:t xml:space="preserve"> </w:t>
      </w:r>
      <w:r w:rsidRPr="00C160FC">
        <w:rPr>
          <w:sz w:val="24"/>
          <w:szCs w:val="24"/>
        </w:rPr>
        <w:t>program,</w:t>
      </w:r>
      <w:r w:rsidRPr="00C160FC">
        <w:rPr>
          <w:spacing w:val="-3"/>
          <w:sz w:val="24"/>
          <w:szCs w:val="24"/>
        </w:rPr>
        <w:t xml:space="preserve"> </w:t>
      </w:r>
      <w:r w:rsidRPr="00C160FC">
        <w:rPr>
          <w:sz w:val="24"/>
          <w:szCs w:val="24"/>
        </w:rPr>
        <w:t>or</w:t>
      </w:r>
      <w:r w:rsidRPr="00C160FC">
        <w:rPr>
          <w:spacing w:val="-4"/>
          <w:sz w:val="24"/>
          <w:szCs w:val="24"/>
        </w:rPr>
        <w:t xml:space="preserve"> </w:t>
      </w:r>
      <w:r w:rsidRPr="00C160FC">
        <w:rPr>
          <w:sz w:val="24"/>
          <w:szCs w:val="24"/>
        </w:rPr>
        <w:t>is</w:t>
      </w:r>
      <w:r w:rsidRPr="00C160FC">
        <w:rPr>
          <w:spacing w:val="-3"/>
          <w:sz w:val="24"/>
          <w:szCs w:val="24"/>
        </w:rPr>
        <w:t xml:space="preserve"> </w:t>
      </w:r>
      <w:r w:rsidRPr="00C160FC">
        <w:rPr>
          <w:sz w:val="24"/>
          <w:szCs w:val="24"/>
        </w:rPr>
        <w:t>currently the</w:t>
      </w:r>
      <w:r w:rsidRPr="00C160FC">
        <w:rPr>
          <w:spacing w:val="-2"/>
          <w:sz w:val="24"/>
          <w:szCs w:val="24"/>
        </w:rPr>
        <w:t xml:space="preserve"> </w:t>
      </w:r>
      <w:r w:rsidRPr="00C160FC">
        <w:rPr>
          <w:sz w:val="24"/>
          <w:szCs w:val="24"/>
        </w:rPr>
        <w:t>subject</w:t>
      </w:r>
      <w:r w:rsidRPr="00C160FC">
        <w:rPr>
          <w:spacing w:val="-2"/>
          <w:sz w:val="24"/>
          <w:szCs w:val="24"/>
        </w:rPr>
        <w:t xml:space="preserve"> </w:t>
      </w:r>
      <w:r w:rsidRPr="00C160FC">
        <w:rPr>
          <w:sz w:val="24"/>
          <w:szCs w:val="24"/>
        </w:rPr>
        <w:t>of</w:t>
      </w:r>
      <w:r w:rsidRPr="00C160FC">
        <w:rPr>
          <w:spacing w:val="-1"/>
          <w:sz w:val="24"/>
          <w:szCs w:val="24"/>
        </w:rPr>
        <w:t xml:space="preserve"> </w:t>
      </w:r>
      <w:r w:rsidRPr="00C160FC">
        <w:rPr>
          <w:sz w:val="24"/>
          <w:szCs w:val="24"/>
        </w:rPr>
        <w:t>any</w:t>
      </w:r>
      <w:r w:rsidRPr="00C160FC">
        <w:rPr>
          <w:spacing w:val="-3"/>
          <w:sz w:val="24"/>
          <w:szCs w:val="24"/>
        </w:rPr>
        <w:t xml:space="preserve"> </w:t>
      </w:r>
      <w:r w:rsidRPr="00C160FC">
        <w:rPr>
          <w:sz w:val="24"/>
          <w:szCs w:val="24"/>
        </w:rPr>
        <w:t>investigation</w:t>
      </w:r>
      <w:r w:rsidRPr="00C160FC">
        <w:rPr>
          <w:spacing w:val="-1"/>
          <w:sz w:val="24"/>
          <w:szCs w:val="24"/>
        </w:rPr>
        <w:t xml:space="preserve"> </w:t>
      </w:r>
      <w:r w:rsidRPr="00C160FC">
        <w:rPr>
          <w:sz w:val="24"/>
          <w:szCs w:val="24"/>
        </w:rPr>
        <w:t>or</w:t>
      </w:r>
      <w:r w:rsidRPr="00C160FC">
        <w:rPr>
          <w:spacing w:val="-3"/>
          <w:sz w:val="24"/>
          <w:szCs w:val="24"/>
        </w:rPr>
        <w:t xml:space="preserve"> </w:t>
      </w:r>
      <w:r w:rsidRPr="00C160FC">
        <w:rPr>
          <w:sz w:val="24"/>
          <w:szCs w:val="24"/>
        </w:rPr>
        <w:t>proceeding</w:t>
      </w:r>
      <w:r w:rsidRPr="00C160FC">
        <w:rPr>
          <w:spacing w:val="-5"/>
          <w:sz w:val="24"/>
          <w:szCs w:val="24"/>
        </w:rPr>
        <w:t xml:space="preserve"> </w:t>
      </w:r>
      <w:r w:rsidRPr="00C160FC">
        <w:rPr>
          <w:sz w:val="24"/>
          <w:szCs w:val="24"/>
        </w:rPr>
        <w:t>which</w:t>
      </w:r>
      <w:r w:rsidRPr="00C160FC">
        <w:rPr>
          <w:spacing w:val="-1"/>
          <w:sz w:val="24"/>
          <w:szCs w:val="24"/>
        </w:rPr>
        <w:t xml:space="preserve"> </w:t>
      </w:r>
      <w:r w:rsidRPr="00C160FC">
        <w:rPr>
          <w:sz w:val="24"/>
          <w:szCs w:val="24"/>
        </w:rPr>
        <w:t>may</w:t>
      </w:r>
      <w:r w:rsidRPr="00C160FC">
        <w:rPr>
          <w:spacing w:val="-3"/>
          <w:sz w:val="24"/>
          <w:szCs w:val="24"/>
        </w:rPr>
        <w:t xml:space="preserve"> </w:t>
      </w:r>
      <w:r w:rsidRPr="00C160FC">
        <w:rPr>
          <w:sz w:val="24"/>
          <w:szCs w:val="24"/>
        </w:rPr>
        <w:t>result</w:t>
      </w:r>
      <w:r w:rsidRPr="00C160FC">
        <w:rPr>
          <w:spacing w:val="-2"/>
          <w:sz w:val="24"/>
          <w:szCs w:val="24"/>
        </w:rPr>
        <w:t xml:space="preserve"> </w:t>
      </w:r>
      <w:r w:rsidRPr="00C160FC">
        <w:rPr>
          <w:sz w:val="24"/>
          <w:szCs w:val="24"/>
        </w:rPr>
        <w:t>in</w:t>
      </w:r>
      <w:r w:rsidRPr="00C160FC">
        <w:rPr>
          <w:spacing w:val="-1"/>
          <w:sz w:val="24"/>
          <w:szCs w:val="24"/>
        </w:rPr>
        <w:t xml:space="preserve"> </w:t>
      </w:r>
      <w:r w:rsidRPr="00C160FC">
        <w:rPr>
          <w:sz w:val="24"/>
          <w:szCs w:val="24"/>
        </w:rPr>
        <w:t>such payment; or</w:t>
      </w:r>
    </w:p>
    <w:p w14:paraId="7D5B3C88" w14:textId="77777777" w:rsidR="00BC68BC" w:rsidRPr="00C160FC" w:rsidRDefault="00CC6B60">
      <w:pPr>
        <w:pStyle w:val="ListParagraph"/>
        <w:numPr>
          <w:ilvl w:val="2"/>
          <w:numId w:val="6"/>
        </w:numPr>
        <w:tabs>
          <w:tab w:val="left" w:pos="2299"/>
          <w:tab w:val="left" w:pos="2300"/>
        </w:tabs>
        <w:ind w:left="2300" w:right="439" w:hanging="721"/>
        <w:rPr>
          <w:sz w:val="24"/>
          <w:szCs w:val="24"/>
        </w:rPr>
      </w:pPr>
      <w:proofErr w:type="gramStart"/>
      <w:r w:rsidRPr="00C160FC">
        <w:rPr>
          <w:sz w:val="24"/>
          <w:szCs w:val="24"/>
        </w:rPr>
        <w:t>Has</w:t>
      </w:r>
      <w:proofErr w:type="gramEnd"/>
      <w:r w:rsidRPr="00C160FC">
        <w:rPr>
          <w:spacing w:val="-4"/>
          <w:sz w:val="24"/>
          <w:szCs w:val="24"/>
        </w:rPr>
        <w:t xml:space="preserve"> </w:t>
      </w:r>
      <w:r w:rsidRPr="00C160FC">
        <w:rPr>
          <w:sz w:val="24"/>
          <w:szCs w:val="24"/>
        </w:rPr>
        <w:t>been</w:t>
      </w:r>
      <w:r w:rsidRPr="00C160FC">
        <w:rPr>
          <w:spacing w:val="-3"/>
          <w:sz w:val="24"/>
          <w:szCs w:val="24"/>
        </w:rPr>
        <w:t xml:space="preserve"> </w:t>
      </w:r>
      <w:r w:rsidRPr="00C160FC">
        <w:rPr>
          <w:sz w:val="24"/>
          <w:szCs w:val="24"/>
        </w:rPr>
        <w:t>excluded</w:t>
      </w:r>
      <w:r w:rsidRPr="00C160FC">
        <w:rPr>
          <w:spacing w:val="-5"/>
          <w:sz w:val="24"/>
          <w:szCs w:val="24"/>
        </w:rPr>
        <w:t xml:space="preserve"> </w:t>
      </w:r>
      <w:r w:rsidRPr="00C160FC">
        <w:rPr>
          <w:sz w:val="24"/>
          <w:szCs w:val="24"/>
        </w:rPr>
        <w:t>from</w:t>
      </w:r>
      <w:r w:rsidRPr="00C160FC">
        <w:rPr>
          <w:spacing w:val="-7"/>
          <w:sz w:val="24"/>
          <w:szCs w:val="24"/>
        </w:rPr>
        <w:t xml:space="preserve"> </w:t>
      </w:r>
      <w:r w:rsidRPr="00C160FC">
        <w:rPr>
          <w:sz w:val="24"/>
          <w:szCs w:val="24"/>
        </w:rPr>
        <w:t>participation</w:t>
      </w:r>
      <w:r w:rsidRPr="00C160FC">
        <w:rPr>
          <w:spacing w:val="-3"/>
          <w:sz w:val="24"/>
          <w:szCs w:val="24"/>
        </w:rPr>
        <w:t xml:space="preserve"> </w:t>
      </w:r>
      <w:r w:rsidRPr="00C160FC">
        <w:rPr>
          <w:sz w:val="24"/>
          <w:szCs w:val="24"/>
        </w:rPr>
        <w:t>in</w:t>
      </w:r>
      <w:r w:rsidRPr="00C160FC">
        <w:rPr>
          <w:spacing w:val="-3"/>
          <w:sz w:val="24"/>
          <w:szCs w:val="24"/>
        </w:rPr>
        <w:t xml:space="preserve"> </w:t>
      </w:r>
      <w:proofErr w:type="gramStart"/>
      <w:r w:rsidRPr="00C160FC">
        <w:rPr>
          <w:sz w:val="24"/>
          <w:szCs w:val="24"/>
        </w:rPr>
        <w:t>the</w:t>
      </w:r>
      <w:r w:rsidRPr="00C160FC">
        <w:rPr>
          <w:spacing w:val="-4"/>
          <w:sz w:val="24"/>
          <w:szCs w:val="24"/>
        </w:rPr>
        <w:t xml:space="preserve"> </w:t>
      </w:r>
      <w:r w:rsidRPr="00C160FC">
        <w:rPr>
          <w:sz w:val="24"/>
          <w:szCs w:val="24"/>
        </w:rPr>
        <w:t>Medicare</w:t>
      </w:r>
      <w:proofErr w:type="gramEnd"/>
      <w:r w:rsidRPr="00C160FC">
        <w:rPr>
          <w:sz w:val="24"/>
          <w:szCs w:val="24"/>
        </w:rPr>
        <w:t>,</w:t>
      </w:r>
      <w:r w:rsidRPr="00C160FC">
        <w:rPr>
          <w:spacing w:val="-4"/>
          <w:sz w:val="24"/>
          <w:szCs w:val="24"/>
        </w:rPr>
        <w:t xml:space="preserve"> </w:t>
      </w:r>
      <w:r w:rsidRPr="00C160FC">
        <w:rPr>
          <w:sz w:val="24"/>
          <w:szCs w:val="24"/>
        </w:rPr>
        <w:t>Medicaid,</w:t>
      </w:r>
      <w:r w:rsidRPr="00C160FC">
        <w:rPr>
          <w:spacing w:val="-4"/>
          <w:sz w:val="24"/>
          <w:szCs w:val="24"/>
        </w:rPr>
        <w:t xml:space="preserve"> </w:t>
      </w:r>
      <w:r w:rsidRPr="00C160FC">
        <w:rPr>
          <w:sz w:val="24"/>
          <w:szCs w:val="24"/>
        </w:rPr>
        <w:t>or</w:t>
      </w:r>
      <w:r w:rsidRPr="00C160FC">
        <w:rPr>
          <w:spacing w:val="-5"/>
          <w:sz w:val="24"/>
          <w:szCs w:val="24"/>
        </w:rPr>
        <w:t xml:space="preserve"> </w:t>
      </w:r>
      <w:r w:rsidRPr="00C160FC">
        <w:rPr>
          <w:sz w:val="24"/>
          <w:szCs w:val="24"/>
        </w:rPr>
        <w:t>any state health care program.</w:t>
      </w:r>
    </w:p>
    <w:p w14:paraId="302E2585" w14:textId="77777777" w:rsidR="00BC68BC" w:rsidRPr="00C160FC" w:rsidRDefault="00BC68BC">
      <w:pPr>
        <w:pStyle w:val="BodyText"/>
        <w:spacing w:before="8"/>
        <w:rPr>
          <w:rFonts w:ascii="Times New Roman" w:hAnsi="Times New Roman" w:cs="Times New Roman"/>
          <w:sz w:val="24"/>
          <w:szCs w:val="24"/>
        </w:rPr>
      </w:pPr>
    </w:p>
    <w:p w14:paraId="75621962" w14:textId="7014111C" w:rsidR="00BC68BC" w:rsidRPr="00C160FC" w:rsidRDefault="001F22BD">
      <w:pPr>
        <w:pStyle w:val="Heading2"/>
        <w:numPr>
          <w:ilvl w:val="0"/>
          <w:numId w:val="6"/>
        </w:numPr>
        <w:tabs>
          <w:tab w:val="left" w:pos="499"/>
          <w:tab w:val="left" w:pos="500"/>
        </w:tabs>
        <w:spacing w:before="1"/>
        <w:ind w:left="499" w:hanging="360"/>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604224" behindDoc="1" locked="0" layoutInCell="1" allowOverlap="1" wp14:anchorId="6652DD88" wp14:editId="05AA448A">
                <wp:simplePos x="0" y="0"/>
                <wp:positionH relativeFrom="page">
                  <wp:posOffset>895985</wp:posOffset>
                </wp:positionH>
                <wp:positionV relativeFrom="paragraph">
                  <wp:posOffset>200660</wp:posOffset>
                </wp:positionV>
                <wp:extent cx="5980430" cy="6350"/>
                <wp:effectExtent l="0" t="0" r="0" b="0"/>
                <wp:wrapTopAndBottom/>
                <wp:docPr id="558973580" name="docshape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FA342" id="docshape51" o:spid="_x0000_s1026" style="position:absolute;margin-left:70.55pt;margin-top:15.8pt;width:470.9pt;height:.5pt;z-index:-1571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FDe1PLfAAAACgEAAA8AAABkcnMvZG93bnJldi54bWxMj8FOwzAM&#10;hu9IvENkJG4saRlV1zWdGBJHJDY4sFvaeG21xilJthWenuw0jr/96ffncjWZgZ3Q+d6ShGQmgCE1&#10;VvfUSvj8eH3IgfmgSKvBEkr4QQ+r6vamVIW2Z9rgaRtaFkvIF0pCF8JYcO6bDo3yMzsixd3eOqNC&#10;jK7l2qlzLDcDT4XIuFE9xQudGvGlw+awPRoJ60W+/n6f09vvpt7h7qs+P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UN7U8t8AAAAKAQAADwAAAAAAAAAAAAAAAABABAAAZHJzL2Rvd25yZXYu&#10;eG1sUEsFBgAAAAAEAAQA8wAAAEwFAAAAAA==&#10;" fillcolor="black" stroked="f">
                <w10:wrap type="topAndBottom" anchorx="page"/>
              </v:rect>
            </w:pict>
          </mc:Fallback>
        </mc:AlternateContent>
      </w:r>
      <w:bookmarkStart w:id="63" w:name="9_TERMINATION"/>
      <w:bookmarkEnd w:id="63"/>
      <w:r w:rsidRPr="00C160FC">
        <w:rPr>
          <w:rFonts w:ascii="Times New Roman" w:hAnsi="Times New Roman" w:cs="Times New Roman"/>
          <w:spacing w:val="-2"/>
          <w:sz w:val="24"/>
          <w:szCs w:val="24"/>
        </w:rPr>
        <w:t>TERMINATION</w:t>
      </w:r>
    </w:p>
    <w:p w14:paraId="4F74BC09" w14:textId="77777777" w:rsidR="00BC68BC" w:rsidRPr="00C160FC" w:rsidRDefault="00BC68BC">
      <w:pPr>
        <w:pStyle w:val="BodyText"/>
        <w:spacing w:before="11"/>
        <w:rPr>
          <w:rFonts w:ascii="Times New Roman" w:hAnsi="Times New Roman" w:cs="Times New Roman"/>
          <w:b/>
          <w:sz w:val="24"/>
          <w:szCs w:val="24"/>
        </w:rPr>
      </w:pPr>
    </w:p>
    <w:p w14:paraId="4C5E93CA" w14:textId="77777777" w:rsidR="00BC68BC" w:rsidRPr="00C160FC" w:rsidRDefault="00CC6B60">
      <w:pPr>
        <w:pStyle w:val="ListParagraph"/>
        <w:numPr>
          <w:ilvl w:val="1"/>
          <w:numId w:val="6"/>
        </w:numPr>
        <w:tabs>
          <w:tab w:val="left" w:pos="1039"/>
          <w:tab w:val="left" w:pos="1040"/>
        </w:tabs>
        <w:spacing w:before="31"/>
        <w:ind w:left="1039" w:right="377"/>
        <w:rPr>
          <w:sz w:val="24"/>
          <w:szCs w:val="24"/>
        </w:rPr>
      </w:pPr>
      <w:bookmarkStart w:id="64" w:name="9.1_Term.____This_Agreement_shall,_unles"/>
      <w:bookmarkEnd w:id="64"/>
      <w:r w:rsidRPr="00C160FC">
        <w:rPr>
          <w:b/>
          <w:sz w:val="24"/>
          <w:szCs w:val="24"/>
        </w:rPr>
        <w:t>Term</w:t>
      </w:r>
      <w:r w:rsidRPr="00C160FC">
        <w:rPr>
          <w:sz w:val="24"/>
          <w:szCs w:val="24"/>
        </w:rPr>
        <w:t>.</w:t>
      </w:r>
      <w:r w:rsidRPr="00C160FC">
        <w:rPr>
          <w:spacing w:val="40"/>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w:t>
      </w:r>
      <w:r w:rsidRPr="00C160FC">
        <w:rPr>
          <w:spacing w:val="-2"/>
          <w:sz w:val="24"/>
          <w:szCs w:val="24"/>
        </w:rPr>
        <w:t xml:space="preserve"> </w:t>
      </w:r>
      <w:r w:rsidRPr="00C160FC">
        <w:rPr>
          <w:sz w:val="24"/>
          <w:szCs w:val="24"/>
        </w:rPr>
        <w:t>shall,</w:t>
      </w:r>
      <w:r w:rsidRPr="00C160FC">
        <w:rPr>
          <w:spacing w:val="-2"/>
          <w:sz w:val="24"/>
          <w:szCs w:val="24"/>
        </w:rPr>
        <w:t xml:space="preserve"> </w:t>
      </w:r>
      <w:r w:rsidRPr="00C160FC">
        <w:rPr>
          <w:sz w:val="24"/>
          <w:szCs w:val="24"/>
        </w:rPr>
        <w:t>unless</w:t>
      </w:r>
      <w:r w:rsidRPr="00C160FC">
        <w:rPr>
          <w:spacing w:val="-2"/>
          <w:sz w:val="24"/>
          <w:szCs w:val="24"/>
        </w:rPr>
        <w:t xml:space="preserve"> </w:t>
      </w:r>
      <w:r w:rsidRPr="00C160FC">
        <w:rPr>
          <w:sz w:val="24"/>
          <w:szCs w:val="24"/>
        </w:rPr>
        <w:t>otherwise</w:t>
      </w:r>
      <w:r w:rsidRPr="00C160FC">
        <w:rPr>
          <w:spacing w:val="-5"/>
          <w:sz w:val="24"/>
          <w:szCs w:val="24"/>
        </w:rPr>
        <w:t xml:space="preserve"> </w:t>
      </w:r>
      <w:r w:rsidRPr="00C160FC">
        <w:rPr>
          <w:sz w:val="24"/>
          <w:szCs w:val="24"/>
        </w:rPr>
        <w:t>terminated</w:t>
      </w:r>
      <w:r w:rsidRPr="00C160FC">
        <w:rPr>
          <w:spacing w:val="-5"/>
          <w:sz w:val="24"/>
          <w:szCs w:val="24"/>
        </w:rPr>
        <w:t xml:space="preserve"> </w:t>
      </w:r>
      <w:r w:rsidRPr="00C160FC">
        <w:rPr>
          <w:sz w:val="24"/>
          <w:szCs w:val="24"/>
        </w:rPr>
        <w:t>as</w:t>
      </w:r>
      <w:r w:rsidRPr="00C160FC">
        <w:rPr>
          <w:spacing w:val="-2"/>
          <w:sz w:val="24"/>
          <w:szCs w:val="24"/>
        </w:rPr>
        <w:t xml:space="preserve"> </w:t>
      </w:r>
      <w:r w:rsidRPr="00C160FC">
        <w:rPr>
          <w:sz w:val="24"/>
          <w:szCs w:val="24"/>
        </w:rPr>
        <w:t>provided</w:t>
      </w:r>
      <w:r w:rsidRPr="00C160FC">
        <w:rPr>
          <w:spacing w:val="-5"/>
          <w:sz w:val="24"/>
          <w:szCs w:val="24"/>
        </w:rPr>
        <w:t xml:space="preserve"> </w:t>
      </w:r>
      <w:r w:rsidRPr="00C160FC">
        <w:rPr>
          <w:sz w:val="24"/>
          <w:szCs w:val="24"/>
        </w:rPr>
        <w:t>in</w:t>
      </w:r>
      <w:r w:rsidRPr="00C160FC">
        <w:rPr>
          <w:spacing w:val="-1"/>
          <w:sz w:val="24"/>
          <w:szCs w:val="24"/>
        </w:rPr>
        <w:t xml:space="preserve"> </w:t>
      </w:r>
      <w:r w:rsidRPr="00C160FC">
        <w:rPr>
          <w:sz w:val="24"/>
          <w:szCs w:val="24"/>
        </w:rPr>
        <w:t>this</w:t>
      </w:r>
      <w:r w:rsidRPr="00C160FC">
        <w:rPr>
          <w:spacing w:val="-2"/>
          <w:sz w:val="24"/>
          <w:szCs w:val="24"/>
        </w:rPr>
        <w:t xml:space="preserve"> </w:t>
      </w:r>
      <w:r w:rsidRPr="00C160FC">
        <w:rPr>
          <w:sz w:val="24"/>
          <w:szCs w:val="24"/>
        </w:rPr>
        <w:t>Section, shall commence on the Effective Date and</w:t>
      </w:r>
      <w:r w:rsidRPr="00C160FC">
        <w:rPr>
          <w:spacing w:val="-1"/>
          <w:sz w:val="24"/>
          <w:szCs w:val="24"/>
        </w:rPr>
        <w:t xml:space="preserve"> </w:t>
      </w:r>
      <w:r w:rsidRPr="00C160FC">
        <w:rPr>
          <w:sz w:val="24"/>
          <w:szCs w:val="24"/>
        </w:rPr>
        <w:t>shall continue for an Initial Term of twelve</w:t>
      </w:r>
    </w:p>
    <w:p w14:paraId="63588326" w14:textId="77777777" w:rsidR="00BC68BC" w:rsidRPr="00C160FC" w:rsidRDefault="00CC6B60">
      <w:pPr>
        <w:pStyle w:val="BodyText"/>
        <w:ind w:left="1039" w:right="632"/>
        <w:rPr>
          <w:rFonts w:ascii="Times New Roman" w:hAnsi="Times New Roman" w:cs="Times New Roman"/>
          <w:sz w:val="24"/>
          <w:szCs w:val="24"/>
        </w:rPr>
      </w:pPr>
      <w:r w:rsidRPr="00C160FC">
        <w:rPr>
          <w:rFonts w:ascii="Times New Roman" w:hAnsi="Times New Roman" w:cs="Times New Roman"/>
          <w:sz w:val="24"/>
          <w:szCs w:val="24"/>
        </w:rPr>
        <w:t xml:space="preserve">(12) months and, thereafter, if this Agreement </w:t>
      </w:r>
      <w:proofErr w:type="gramStart"/>
      <w:r w:rsidRPr="00C160FC">
        <w:rPr>
          <w:rFonts w:ascii="Times New Roman" w:hAnsi="Times New Roman" w:cs="Times New Roman"/>
          <w:sz w:val="24"/>
          <w:szCs w:val="24"/>
        </w:rPr>
        <w:t>has</w:t>
      </w:r>
      <w:proofErr w:type="gramEnd"/>
      <w:r w:rsidRPr="00C160FC">
        <w:rPr>
          <w:rFonts w:ascii="Times New Roman" w:hAnsi="Times New Roman" w:cs="Times New Roman"/>
          <w:sz w:val="24"/>
          <w:szCs w:val="24"/>
        </w:rPr>
        <w:t xml:space="preserve"> not been terminated, this Agreement shall be automatically renewed for successive periods of twelve (12) months,</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each</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a</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“Renewal</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Period”</w:t>
      </w:r>
      <w:r w:rsidRPr="00C160FC">
        <w:rPr>
          <w:rFonts w:ascii="Times New Roman" w:hAnsi="Times New Roman" w:cs="Times New Roman"/>
          <w:spacing w:val="-6"/>
          <w:sz w:val="24"/>
          <w:szCs w:val="24"/>
        </w:rPr>
        <w:t xml:space="preserve"> </w:t>
      </w:r>
      <w:r w:rsidRPr="00C160FC">
        <w:rPr>
          <w:rFonts w:ascii="Times New Roman" w:hAnsi="Times New Roman" w:cs="Times New Roman"/>
          <w:b/>
          <w:sz w:val="24"/>
          <w:szCs w:val="24"/>
        </w:rPr>
        <w:t>(</w:t>
      </w:r>
      <w:r w:rsidRPr="00C160FC">
        <w:rPr>
          <w:rFonts w:ascii="Times New Roman" w:hAnsi="Times New Roman" w:cs="Times New Roman"/>
          <w:sz w:val="24"/>
          <w:szCs w:val="24"/>
        </w:rPr>
        <w:t>the</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Initial</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Term</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together</w:t>
      </w:r>
      <w:r w:rsidRPr="00C160FC">
        <w:rPr>
          <w:rFonts w:ascii="Times New Roman" w:hAnsi="Times New Roman" w:cs="Times New Roman"/>
          <w:spacing w:val="-7"/>
          <w:sz w:val="24"/>
          <w:szCs w:val="24"/>
        </w:rPr>
        <w:t xml:space="preserve"> </w:t>
      </w:r>
      <w:r w:rsidRPr="00C160FC">
        <w:rPr>
          <w:rFonts w:ascii="Times New Roman" w:hAnsi="Times New Roman" w:cs="Times New Roman"/>
          <w:sz w:val="24"/>
          <w:szCs w:val="24"/>
        </w:rPr>
        <w:t>with</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any</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subsequent Renewal Periods shall constitute the “Term</w:t>
      </w:r>
      <w:r w:rsidRPr="00C160FC">
        <w:rPr>
          <w:rFonts w:ascii="Times New Roman" w:hAnsi="Times New Roman" w:cs="Times New Roman"/>
          <w:b/>
          <w:sz w:val="24"/>
          <w:szCs w:val="24"/>
        </w:rPr>
        <w:t>”</w:t>
      </w:r>
      <w:r w:rsidRPr="00C160FC">
        <w:rPr>
          <w:rFonts w:ascii="Times New Roman" w:hAnsi="Times New Roman" w:cs="Times New Roman"/>
          <w:sz w:val="24"/>
          <w:szCs w:val="24"/>
        </w:rPr>
        <w:t>); unless:</w:t>
      </w:r>
    </w:p>
    <w:p w14:paraId="55AC2FAE" w14:textId="5025F3C7" w:rsidR="00BC68BC" w:rsidRPr="00C160FC" w:rsidRDefault="0026515B">
      <w:pPr>
        <w:pStyle w:val="ListParagraph"/>
        <w:numPr>
          <w:ilvl w:val="0"/>
          <w:numId w:val="4"/>
        </w:numPr>
        <w:tabs>
          <w:tab w:val="left" w:pos="1580"/>
        </w:tabs>
        <w:spacing w:before="120"/>
        <w:ind w:right="280"/>
        <w:rPr>
          <w:sz w:val="24"/>
          <w:szCs w:val="24"/>
        </w:rPr>
      </w:pPr>
      <w:r>
        <w:rPr>
          <w:sz w:val="24"/>
          <w:szCs w:val="24"/>
        </w:rPr>
        <w:t>TLC-MD</w:t>
      </w:r>
      <w:r w:rsidR="00F83D45">
        <w:rPr>
          <w:sz w:val="24"/>
          <w:szCs w:val="24"/>
        </w:rPr>
        <w:t xml:space="preserve"> or HCDC, on behalf of UHO,</w:t>
      </w:r>
      <w:r>
        <w:rPr>
          <w:sz w:val="24"/>
          <w:szCs w:val="24"/>
        </w:rPr>
        <w:t xml:space="preserve"> or Supplier</w:t>
      </w:r>
      <w:r w:rsidR="00CC6B60" w:rsidRPr="00C160FC">
        <w:rPr>
          <w:spacing w:val="-3"/>
          <w:sz w:val="24"/>
          <w:szCs w:val="24"/>
        </w:rPr>
        <w:t xml:space="preserve"> </w:t>
      </w:r>
      <w:r w:rsidR="00CC6B60" w:rsidRPr="00C160FC">
        <w:rPr>
          <w:sz w:val="24"/>
          <w:szCs w:val="24"/>
        </w:rPr>
        <w:t>notifies</w:t>
      </w:r>
      <w:r w:rsidR="00CC6B60" w:rsidRPr="00C160FC">
        <w:rPr>
          <w:spacing w:val="-2"/>
          <w:sz w:val="24"/>
          <w:szCs w:val="24"/>
        </w:rPr>
        <w:t xml:space="preserve"> </w:t>
      </w:r>
      <w:r w:rsidR="00CC6B60" w:rsidRPr="00C160FC">
        <w:rPr>
          <w:sz w:val="24"/>
          <w:szCs w:val="24"/>
        </w:rPr>
        <w:t>the</w:t>
      </w:r>
      <w:r w:rsidR="00CC6B60" w:rsidRPr="00C160FC">
        <w:rPr>
          <w:spacing w:val="-5"/>
          <w:sz w:val="24"/>
          <w:szCs w:val="24"/>
        </w:rPr>
        <w:t xml:space="preserve"> </w:t>
      </w:r>
      <w:r w:rsidR="00CC6B60" w:rsidRPr="00C160FC">
        <w:rPr>
          <w:sz w:val="24"/>
          <w:szCs w:val="24"/>
        </w:rPr>
        <w:t>other,</w:t>
      </w:r>
      <w:r w:rsidR="00CC6B60" w:rsidRPr="00C160FC">
        <w:rPr>
          <w:spacing w:val="-2"/>
          <w:sz w:val="24"/>
          <w:szCs w:val="24"/>
        </w:rPr>
        <w:t xml:space="preserve"> </w:t>
      </w:r>
      <w:r w:rsidR="00CC6B60" w:rsidRPr="00C160FC">
        <w:rPr>
          <w:sz w:val="24"/>
          <w:szCs w:val="24"/>
        </w:rPr>
        <w:t>in</w:t>
      </w:r>
      <w:r w:rsidR="00CC6B60" w:rsidRPr="00C160FC">
        <w:rPr>
          <w:spacing w:val="-1"/>
          <w:sz w:val="24"/>
          <w:szCs w:val="24"/>
        </w:rPr>
        <w:t xml:space="preserve"> </w:t>
      </w:r>
      <w:r w:rsidR="00CC6B60" w:rsidRPr="00C160FC">
        <w:rPr>
          <w:sz w:val="24"/>
          <w:szCs w:val="24"/>
        </w:rPr>
        <w:t>writing,</w:t>
      </w:r>
      <w:r w:rsidR="00CC6B60" w:rsidRPr="00C160FC">
        <w:rPr>
          <w:spacing w:val="-2"/>
          <w:sz w:val="24"/>
          <w:szCs w:val="24"/>
        </w:rPr>
        <w:t xml:space="preserve"> </w:t>
      </w:r>
      <w:r w:rsidR="00CC6B60" w:rsidRPr="00C160FC">
        <w:rPr>
          <w:sz w:val="24"/>
          <w:szCs w:val="24"/>
        </w:rPr>
        <w:t>at</w:t>
      </w:r>
      <w:r w:rsidR="00CC6B60" w:rsidRPr="00C160FC">
        <w:rPr>
          <w:spacing w:val="-2"/>
          <w:sz w:val="24"/>
          <w:szCs w:val="24"/>
        </w:rPr>
        <w:t xml:space="preserve"> </w:t>
      </w:r>
      <w:r w:rsidR="00CC6B60" w:rsidRPr="00C160FC">
        <w:rPr>
          <w:sz w:val="24"/>
          <w:szCs w:val="24"/>
        </w:rPr>
        <w:t>least</w:t>
      </w:r>
      <w:r w:rsidR="00CC6B60" w:rsidRPr="00C160FC">
        <w:rPr>
          <w:spacing w:val="-5"/>
          <w:sz w:val="24"/>
          <w:szCs w:val="24"/>
        </w:rPr>
        <w:t xml:space="preserve"> </w:t>
      </w:r>
      <w:r w:rsidR="00CC6B60" w:rsidRPr="00C160FC">
        <w:rPr>
          <w:sz w:val="24"/>
          <w:szCs w:val="24"/>
        </w:rPr>
        <w:t>sixty</w:t>
      </w:r>
      <w:r w:rsidR="00CC6B60" w:rsidRPr="00C160FC">
        <w:rPr>
          <w:spacing w:val="-5"/>
          <w:sz w:val="24"/>
          <w:szCs w:val="24"/>
        </w:rPr>
        <w:t xml:space="preserve"> </w:t>
      </w:r>
      <w:r w:rsidR="00CC6B60" w:rsidRPr="00C160FC">
        <w:rPr>
          <w:sz w:val="24"/>
          <w:szCs w:val="24"/>
        </w:rPr>
        <w:t>(60)</w:t>
      </w:r>
      <w:r w:rsidR="00CC6B60" w:rsidRPr="00C160FC">
        <w:rPr>
          <w:spacing w:val="-1"/>
          <w:sz w:val="24"/>
          <w:szCs w:val="24"/>
        </w:rPr>
        <w:t xml:space="preserve"> </w:t>
      </w:r>
      <w:r w:rsidR="00CC6B60" w:rsidRPr="00C160FC">
        <w:rPr>
          <w:sz w:val="24"/>
          <w:szCs w:val="24"/>
        </w:rPr>
        <w:t>days</w:t>
      </w:r>
      <w:r w:rsidR="00CC6B60" w:rsidRPr="00C160FC">
        <w:rPr>
          <w:spacing w:val="-2"/>
          <w:sz w:val="24"/>
          <w:szCs w:val="24"/>
        </w:rPr>
        <w:t xml:space="preserve"> </w:t>
      </w:r>
      <w:r w:rsidR="00CC6B60" w:rsidRPr="00C160FC">
        <w:rPr>
          <w:sz w:val="24"/>
          <w:szCs w:val="24"/>
        </w:rPr>
        <w:t>before</w:t>
      </w:r>
      <w:r w:rsidR="00CC6B60" w:rsidRPr="00C160FC">
        <w:rPr>
          <w:spacing w:val="-2"/>
          <w:sz w:val="24"/>
          <w:szCs w:val="24"/>
        </w:rPr>
        <w:t xml:space="preserve"> </w:t>
      </w:r>
      <w:r w:rsidR="00CC6B60" w:rsidRPr="00C160FC">
        <w:rPr>
          <w:sz w:val="24"/>
          <w:szCs w:val="24"/>
        </w:rPr>
        <w:t>the</w:t>
      </w:r>
      <w:r w:rsidR="00CC6B60" w:rsidRPr="00C160FC">
        <w:rPr>
          <w:spacing w:val="-5"/>
          <w:sz w:val="24"/>
          <w:szCs w:val="24"/>
        </w:rPr>
        <w:t xml:space="preserve"> </w:t>
      </w:r>
      <w:r w:rsidR="00CC6B60" w:rsidRPr="00C160FC">
        <w:rPr>
          <w:sz w:val="24"/>
          <w:szCs w:val="24"/>
        </w:rPr>
        <w:t>end</w:t>
      </w:r>
      <w:r w:rsidR="00CC6B60" w:rsidRPr="00C160FC">
        <w:rPr>
          <w:spacing w:val="-3"/>
          <w:sz w:val="24"/>
          <w:szCs w:val="24"/>
        </w:rPr>
        <w:t xml:space="preserve"> </w:t>
      </w:r>
      <w:r w:rsidR="00CC6B60" w:rsidRPr="00C160FC">
        <w:rPr>
          <w:sz w:val="24"/>
          <w:szCs w:val="24"/>
        </w:rPr>
        <w:t>of the Initial Term or any Renewal Period, in which case this Agreement shall terminate upon the expiration of the applicable Initial Term or the applicable Renewal Period; or</w:t>
      </w:r>
    </w:p>
    <w:p w14:paraId="6B186560" w14:textId="77777777" w:rsidR="004D7B6D" w:rsidRPr="00C160FC" w:rsidRDefault="00CC6B60" w:rsidP="004D7B6D">
      <w:pPr>
        <w:pStyle w:val="ListParagraph"/>
        <w:numPr>
          <w:ilvl w:val="0"/>
          <w:numId w:val="4"/>
        </w:numPr>
        <w:tabs>
          <w:tab w:val="left" w:pos="1580"/>
        </w:tabs>
        <w:ind w:right="313"/>
        <w:rPr>
          <w:sz w:val="24"/>
          <w:szCs w:val="24"/>
        </w:rPr>
      </w:pPr>
      <w:r w:rsidRPr="00C160FC">
        <w:rPr>
          <w:sz w:val="24"/>
          <w:szCs w:val="24"/>
        </w:rPr>
        <w:t>The</w:t>
      </w:r>
      <w:r w:rsidRPr="00C160FC">
        <w:rPr>
          <w:spacing w:val="-3"/>
          <w:sz w:val="24"/>
          <w:szCs w:val="24"/>
        </w:rPr>
        <w:t xml:space="preserve"> </w:t>
      </w:r>
      <w:r w:rsidRPr="00C160FC">
        <w:rPr>
          <w:sz w:val="24"/>
          <w:szCs w:val="24"/>
        </w:rPr>
        <w:t>Agreement</w:t>
      </w:r>
      <w:r w:rsidRPr="00C160FC">
        <w:rPr>
          <w:spacing w:val="-6"/>
          <w:sz w:val="24"/>
          <w:szCs w:val="24"/>
        </w:rPr>
        <w:t xml:space="preserve"> </w:t>
      </w:r>
      <w:r w:rsidRPr="00C160FC">
        <w:rPr>
          <w:sz w:val="24"/>
          <w:szCs w:val="24"/>
        </w:rPr>
        <w:t>is</w:t>
      </w:r>
      <w:r w:rsidRPr="00C160FC">
        <w:rPr>
          <w:spacing w:val="-3"/>
          <w:sz w:val="24"/>
          <w:szCs w:val="24"/>
        </w:rPr>
        <w:t xml:space="preserve"> </w:t>
      </w:r>
      <w:r w:rsidRPr="00C160FC">
        <w:rPr>
          <w:sz w:val="24"/>
          <w:szCs w:val="24"/>
        </w:rPr>
        <w:t>otherwise</w:t>
      </w:r>
      <w:r w:rsidRPr="00C160FC">
        <w:rPr>
          <w:spacing w:val="-3"/>
          <w:sz w:val="24"/>
          <w:szCs w:val="24"/>
        </w:rPr>
        <w:t xml:space="preserve"> </w:t>
      </w:r>
      <w:r w:rsidRPr="00C160FC">
        <w:rPr>
          <w:sz w:val="24"/>
          <w:szCs w:val="24"/>
        </w:rPr>
        <w:t>terminated</w:t>
      </w:r>
      <w:r w:rsidRPr="00C160FC">
        <w:rPr>
          <w:spacing w:val="-4"/>
          <w:sz w:val="24"/>
          <w:szCs w:val="24"/>
        </w:rPr>
        <w:t xml:space="preserve"> </w:t>
      </w:r>
      <w:r w:rsidRPr="00C160FC">
        <w:rPr>
          <w:sz w:val="24"/>
          <w:szCs w:val="24"/>
        </w:rPr>
        <w:t>in</w:t>
      </w:r>
      <w:r w:rsidRPr="00C160FC">
        <w:rPr>
          <w:spacing w:val="-2"/>
          <w:sz w:val="24"/>
          <w:szCs w:val="24"/>
        </w:rPr>
        <w:t xml:space="preserve"> </w:t>
      </w:r>
      <w:r w:rsidRPr="00C160FC">
        <w:rPr>
          <w:sz w:val="24"/>
          <w:szCs w:val="24"/>
        </w:rPr>
        <w:t>accordance</w:t>
      </w:r>
      <w:r w:rsidRPr="00C160FC">
        <w:rPr>
          <w:spacing w:val="-6"/>
          <w:sz w:val="24"/>
          <w:szCs w:val="24"/>
        </w:rPr>
        <w:t xml:space="preserve"> </w:t>
      </w:r>
      <w:r w:rsidRPr="00C160FC">
        <w:rPr>
          <w:sz w:val="24"/>
          <w:szCs w:val="24"/>
        </w:rPr>
        <w:t>with</w:t>
      </w:r>
      <w:r w:rsidRPr="00C160FC">
        <w:rPr>
          <w:spacing w:val="-2"/>
          <w:sz w:val="24"/>
          <w:szCs w:val="24"/>
        </w:rPr>
        <w:t xml:space="preserve"> </w:t>
      </w:r>
      <w:r w:rsidRPr="00C160FC">
        <w:rPr>
          <w:sz w:val="24"/>
          <w:szCs w:val="24"/>
        </w:rPr>
        <w:t>the</w:t>
      </w:r>
      <w:r w:rsidRPr="00C160FC">
        <w:rPr>
          <w:spacing w:val="-3"/>
          <w:sz w:val="24"/>
          <w:szCs w:val="24"/>
        </w:rPr>
        <w:t xml:space="preserve"> </w:t>
      </w:r>
      <w:r w:rsidRPr="00C160FC">
        <w:rPr>
          <w:sz w:val="24"/>
          <w:szCs w:val="24"/>
        </w:rPr>
        <w:t>provisions</w:t>
      </w:r>
      <w:r w:rsidRPr="00C160FC">
        <w:rPr>
          <w:spacing w:val="-3"/>
          <w:sz w:val="24"/>
          <w:szCs w:val="24"/>
        </w:rPr>
        <w:t xml:space="preserve"> </w:t>
      </w:r>
      <w:r w:rsidRPr="00C160FC">
        <w:rPr>
          <w:sz w:val="24"/>
          <w:szCs w:val="24"/>
        </w:rPr>
        <w:t>of</w:t>
      </w:r>
      <w:r w:rsidRPr="00C160FC">
        <w:rPr>
          <w:spacing w:val="-2"/>
          <w:sz w:val="24"/>
          <w:szCs w:val="24"/>
        </w:rPr>
        <w:t xml:space="preserve"> </w:t>
      </w:r>
      <w:r w:rsidRPr="00C160FC">
        <w:rPr>
          <w:sz w:val="24"/>
          <w:szCs w:val="24"/>
        </w:rPr>
        <w:t xml:space="preserve">this </w:t>
      </w:r>
      <w:r w:rsidRPr="00C160FC">
        <w:rPr>
          <w:spacing w:val="-2"/>
          <w:sz w:val="24"/>
          <w:szCs w:val="24"/>
        </w:rPr>
        <w:t>Agreement;</w:t>
      </w:r>
    </w:p>
    <w:p w14:paraId="3DD0AD7B" w14:textId="75EBD013" w:rsidR="00BC68BC" w:rsidRPr="00C160FC" w:rsidRDefault="00001CCC" w:rsidP="004D7B6D">
      <w:pPr>
        <w:pStyle w:val="ListParagraph"/>
        <w:numPr>
          <w:ilvl w:val="0"/>
          <w:numId w:val="4"/>
        </w:numPr>
        <w:tabs>
          <w:tab w:val="left" w:pos="1580"/>
        </w:tabs>
        <w:ind w:right="313"/>
        <w:rPr>
          <w:sz w:val="24"/>
          <w:szCs w:val="24"/>
        </w:rPr>
      </w:pPr>
      <w:r w:rsidRPr="00C160FC">
        <w:rPr>
          <w:color w:val="000000"/>
          <w:sz w:val="24"/>
          <w:szCs w:val="24"/>
        </w:rPr>
        <w:lastRenderedPageBreak/>
        <w:t xml:space="preserve">At the sole discretion of TLC-MD, this Agreement may be </w:t>
      </w:r>
      <w:r w:rsidRPr="00C160FC">
        <w:rPr>
          <w:sz w:val="24"/>
          <w:szCs w:val="24"/>
        </w:rPr>
        <w:t xml:space="preserve">modified or terminated </w:t>
      </w:r>
      <w:proofErr w:type="gramStart"/>
      <w:r w:rsidRPr="00C160FC">
        <w:rPr>
          <w:sz w:val="24"/>
          <w:szCs w:val="24"/>
        </w:rPr>
        <w:t>in the event that</w:t>
      </w:r>
      <w:proofErr w:type="gramEnd"/>
      <w:r w:rsidRPr="00C160FC">
        <w:rPr>
          <w:sz w:val="24"/>
          <w:szCs w:val="24"/>
        </w:rPr>
        <w:t xml:space="preserve"> the Su</w:t>
      </w:r>
      <w:r w:rsidR="00F92D73" w:rsidRPr="00C160FC">
        <w:rPr>
          <w:sz w:val="24"/>
          <w:szCs w:val="24"/>
        </w:rPr>
        <w:t>pplier</w:t>
      </w:r>
      <w:r w:rsidRPr="00C160FC">
        <w:rPr>
          <w:sz w:val="24"/>
          <w:szCs w:val="24"/>
        </w:rPr>
        <w:t xml:space="preserve"> is determined to be</w:t>
      </w:r>
      <w:r w:rsidRPr="00C160FC">
        <w:rPr>
          <w:color w:val="000000"/>
          <w:spacing w:val="-4"/>
          <w:sz w:val="24"/>
          <w:szCs w:val="24"/>
        </w:rPr>
        <w:t xml:space="preserve"> </w:t>
      </w:r>
      <w:r w:rsidRPr="00C160FC">
        <w:rPr>
          <w:color w:val="000000"/>
          <w:sz w:val="24"/>
          <w:szCs w:val="24"/>
        </w:rPr>
        <w:t>deficient</w:t>
      </w:r>
      <w:r w:rsidRPr="00C160FC">
        <w:rPr>
          <w:color w:val="000000"/>
          <w:spacing w:val="-3"/>
          <w:sz w:val="24"/>
          <w:szCs w:val="24"/>
        </w:rPr>
        <w:t xml:space="preserve"> </w:t>
      </w:r>
      <w:r w:rsidRPr="00C160FC">
        <w:rPr>
          <w:color w:val="000000"/>
          <w:sz w:val="24"/>
          <w:szCs w:val="24"/>
        </w:rPr>
        <w:t>in</w:t>
      </w:r>
      <w:r w:rsidRPr="00C160FC">
        <w:rPr>
          <w:color w:val="000000"/>
          <w:spacing w:val="-2"/>
          <w:sz w:val="24"/>
          <w:szCs w:val="24"/>
        </w:rPr>
        <w:t xml:space="preserve"> </w:t>
      </w:r>
      <w:r w:rsidRPr="00C160FC">
        <w:rPr>
          <w:color w:val="000000"/>
          <w:sz w:val="24"/>
          <w:szCs w:val="24"/>
        </w:rPr>
        <w:t>the</w:t>
      </w:r>
      <w:r w:rsidRPr="00C160FC">
        <w:rPr>
          <w:color w:val="000000"/>
          <w:spacing w:val="-4"/>
          <w:sz w:val="24"/>
          <w:szCs w:val="24"/>
        </w:rPr>
        <w:t xml:space="preserve"> </w:t>
      </w:r>
      <w:r w:rsidRPr="00C160FC">
        <w:rPr>
          <w:color w:val="000000"/>
          <w:sz w:val="24"/>
          <w:szCs w:val="24"/>
        </w:rPr>
        <w:t>performance</w:t>
      </w:r>
      <w:r w:rsidRPr="00C160FC">
        <w:rPr>
          <w:color w:val="000000"/>
          <w:spacing w:val="-4"/>
          <w:sz w:val="24"/>
          <w:szCs w:val="24"/>
        </w:rPr>
        <w:t xml:space="preserve"> </w:t>
      </w:r>
      <w:r w:rsidRPr="00C160FC">
        <w:rPr>
          <w:color w:val="000000"/>
          <w:sz w:val="24"/>
          <w:szCs w:val="24"/>
        </w:rPr>
        <w:t>of</w:t>
      </w:r>
      <w:r w:rsidRPr="00C160FC">
        <w:rPr>
          <w:color w:val="000000"/>
          <w:spacing w:val="-2"/>
          <w:sz w:val="24"/>
          <w:szCs w:val="24"/>
        </w:rPr>
        <w:t xml:space="preserve"> </w:t>
      </w:r>
      <w:r w:rsidRPr="00C160FC">
        <w:rPr>
          <w:color w:val="000000"/>
          <w:sz w:val="24"/>
          <w:szCs w:val="24"/>
        </w:rPr>
        <w:t>duties</w:t>
      </w:r>
      <w:r w:rsidRPr="00C160FC">
        <w:rPr>
          <w:color w:val="000000"/>
          <w:spacing w:val="-3"/>
          <w:sz w:val="24"/>
          <w:szCs w:val="24"/>
        </w:rPr>
        <w:t xml:space="preserve"> </w:t>
      </w:r>
      <w:r w:rsidRPr="00C160FC">
        <w:rPr>
          <w:color w:val="000000"/>
          <w:sz w:val="24"/>
          <w:szCs w:val="24"/>
        </w:rPr>
        <w:t>as</w:t>
      </w:r>
      <w:r w:rsidRPr="00C160FC">
        <w:rPr>
          <w:color w:val="000000"/>
          <w:spacing w:val="-3"/>
          <w:sz w:val="24"/>
          <w:szCs w:val="24"/>
        </w:rPr>
        <w:t xml:space="preserve"> </w:t>
      </w:r>
      <w:r w:rsidRPr="00C160FC">
        <w:rPr>
          <w:color w:val="000000"/>
          <w:sz w:val="24"/>
          <w:szCs w:val="24"/>
        </w:rPr>
        <w:t>described</w:t>
      </w:r>
      <w:r w:rsidRPr="00C160FC">
        <w:rPr>
          <w:color w:val="000000"/>
          <w:spacing w:val="-4"/>
          <w:sz w:val="24"/>
          <w:szCs w:val="24"/>
        </w:rPr>
        <w:t xml:space="preserve"> </w:t>
      </w:r>
      <w:r w:rsidRPr="00C160FC">
        <w:rPr>
          <w:color w:val="000000"/>
          <w:sz w:val="24"/>
          <w:szCs w:val="24"/>
        </w:rPr>
        <w:t>in</w:t>
      </w:r>
      <w:r w:rsidRPr="00C160FC">
        <w:rPr>
          <w:color w:val="000000"/>
          <w:spacing w:val="-2"/>
          <w:sz w:val="24"/>
          <w:szCs w:val="24"/>
        </w:rPr>
        <w:t xml:space="preserve"> </w:t>
      </w:r>
      <w:r w:rsidRPr="00C160FC">
        <w:rPr>
          <w:color w:val="000000"/>
          <w:sz w:val="24"/>
          <w:szCs w:val="24"/>
        </w:rPr>
        <w:t>this</w:t>
      </w:r>
      <w:r w:rsidRPr="00C160FC">
        <w:rPr>
          <w:color w:val="000000"/>
          <w:spacing w:val="-6"/>
          <w:sz w:val="24"/>
          <w:szCs w:val="24"/>
        </w:rPr>
        <w:t xml:space="preserve"> </w:t>
      </w:r>
      <w:r w:rsidRPr="00C160FC">
        <w:rPr>
          <w:color w:val="000000"/>
          <w:sz w:val="24"/>
          <w:szCs w:val="24"/>
        </w:rPr>
        <w:t>Agreement,</w:t>
      </w:r>
      <w:r w:rsidRPr="00C160FC">
        <w:rPr>
          <w:color w:val="000000"/>
          <w:spacing w:val="-3"/>
          <w:sz w:val="24"/>
          <w:szCs w:val="24"/>
        </w:rPr>
        <w:t xml:space="preserve"> </w:t>
      </w:r>
      <w:r w:rsidRPr="00C160FC">
        <w:rPr>
          <w:color w:val="000000"/>
          <w:sz w:val="24"/>
          <w:szCs w:val="24"/>
        </w:rPr>
        <w:t>or</w:t>
      </w:r>
      <w:r w:rsidRPr="00C160FC">
        <w:rPr>
          <w:color w:val="000000"/>
          <w:spacing w:val="-4"/>
          <w:sz w:val="24"/>
          <w:szCs w:val="24"/>
        </w:rPr>
        <w:t xml:space="preserve"> </w:t>
      </w:r>
      <w:r w:rsidRPr="00C160FC">
        <w:rPr>
          <w:color w:val="000000"/>
          <w:sz w:val="24"/>
          <w:szCs w:val="24"/>
        </w:rPr>
        <w:t xml:space="preserve">if </w:t>
      </w:r>
      <w:r w:rsidR="008A7059" w:rsidRPr="00C160FC">
        <w:rPr>
          <w:color w:val="000000"/>
          <w:sz w:val="24"/>
          <w:szCs w:val="24"/>
        </w:rPr>
        <w:t>any applicable</w:t>
      </w:r>
      <w:r w:rsidRPr="00C160FC">
        <w:rPr>
          <w:color w:val="000000"/>
          <w:sz w:val="24"/>
          <w:szCs w:val="24"/>
        </w:rPr>
        <w:t xml:space="preserve"> </w:t>
      </w:r>
      <w:r w:rsidR="00F92D73" w:rsidRPr="00C160FC">
        <w:rPr>
          <w:color w:val="000000"/>
          <w:sz w:val="24"/>
          <w:szCs w:val="24"/>
        </w:rPr>
        <w:t>grant funding is no longer available to TLC-MD.</w:t>
      </w:r>
    </w:p>
    <w:p w14:paraId="099C153D" w14:textId="4F0503D4" w:rsidR="00BC68BC" w:rsidRPr="00C160FC" w:rsidRDefault="00001CCC">
      <w:pPr>
        <w:pStyle w:val="BodyText"/>
        <w:spacing w:before="5"/>
        <w:rPr>
          <w:rFonts w:ascii="Times New Roman" w:hAnsi="Times New Roman" w:cs="Times New Roman"/>
          <w:sz w:val="24"/>
          <w:szCs w:val="24"/>
        </w:rPr>
      </w:pPr>
      <w:r w:rsidRPr="00C160FC">
        <w:rPr>
          <w:rFonts w:ascii="Times New Roman" w:hAnsi="Times New Roman" w:cs="Times New Roman"/>
          <w:b/>
          <w:noProof/>
          <w:sz w:val="24"/>
          <w:szCs w:val="24"/>
        </w:rPr>
        <mc:AlternateContent>
          <mc:Choice Requires="wps">
            <w:drawing>
              <wp:anchor distT="45720" distB="45720" distL="114300" distR="114300" simplePos="0" relativeHeight="487615488" behindDoc="0" locked="0" layoutInCell="1" allowOverlap="1" wp14:anchorId="363057D3" wp14:editId="55E2CEC7">
                <wp:simplePos x="0" y="0"/>
                <wp:positionH relativeFrom="column">
                  <wp:posOffset>3175</wp:posOffset>
                </wp:positionH>
                <wp:positionV relativeFrom="paragraph">
                  <wp:posOffset>159385</wp:posOffset>
                </wp:positionV>
                <wp:extent cx="381000" cy="1404620"/>
                <wp:effectExtent l="0" t="0" r="0" b="0"/>
                <wp:wrapNone/>
                <wp:docPr id="1532977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04620"/>
                        </a:xfrm>
                        <a:prstGeom prst="rect">
                          <a:avLst/>
                        </a:prstGeom>
                        <a:solidFill>
                          <a:srgbClr val="FFFFFF"/>
                        </a:solidFill>
                        <a:ln w="9525">
                          <a:noFill/>
                          <a:miter lim="800000"/>
                          <a:headEnd/>
                          <a:tailEnd/>
                        </a:ln>
                      </wps:spPr>
                      <wps:txbx>
                        <w:txbxContent>
                          <w:p w14:paraId="6D0D8692" w14:textId="1FB80372" w:rsidR="00001CCC" w:rsidRDefault="00001CCC">
                            <w:r>
                              <w:t>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3057D3" id="_x0000_t202" coordsize="21600,21600" o:spt="202" path="m,l,21600r21600,l21600,xe">
                <v:stroke joinstyle="miter"/>
                <v:path gradientshapeok="t" o:connecttype="rect"/>
              </v:shapetype>
              <v:shape id="Text Box 2" o:spid="_x0000_s1026" type="#_x0000_t202" style="position:absolute;margin-left:.25pt;margin-top:12.55pt;width:30pt;height:110.6pt;z-index:487615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" stroked="f">
                <v:textbox style="mso-fit-shape-to-text:t">
                  <w:txbxContent>
                    <w:p w14:paraId="6D0D8692" w14:textId="1FB80372" w:rsidR="00001CCC" w:rsidRDefault="00001CCC">
                      <w:r>
                        <w:t>9.2</w:t>
                      </w:r>
                    </w:p>
                  </w:txbxContent>
                </v:textbox>
              </v:shape>
            </w:pict>
          </mc:Fallback>
        </mc:AlternateContent>
      </w:r>
    </w:p>
    <w:p w14:paraId="43E77890" w14:textId="1F477FB6" w:rsidR="00BC68BC" w:rsidRPr="00C160FC" w:rsidRDefault="001F22BD">
      <w:pPr>
        <w:spacing w:before="31"/>
        <w:ind w:left="1040" w:right="327" w:hanging="1"/>
        <w:rPr>
          <w:rFonts w:ascii="Times New Roman" w:hAnsi="Times New Roman" w:cs="Times New Roman"/>
          <w:sz w:val="24"/>
          <w:szCs w:val="24"/>
        </w:rPr>
      </w:pPr>
      <w:bookmarkStart w:id="65" w:name="9.2_Termination_upon_Mutual_Agreement_of"/>
      <w:bookmarkEnd w:id="65"/>
      <w:r w:rsidRPr="00C160FC">
        <w:rPr>
          <w:rFonts w:ascii="Times New Roman" w:hAnsi="Times New Roman" w:cs="Times New Roman"/>
          <w:b/>
          <w:sz w:val="24"/>
          <w:szCs w:val="24"/>
        </w:rPr>
        <w:t>Termination upon Mutual Agreement of the Parties of the Agreement</w:t>
      </w:r>
      <w:r w:rsidRPr="00C160FC">
        <w:rPr>
          <w:rFonts w:ascii="Times New Roman" w:hAnsi="Times New Roman" w:cs="Times New Roman"/>
          <w:sz w:val="24"/>
          <w:szCs w:val="24"/>
        </w:rPr>
        <w:t>.</w:t>
      </w:r>
      <w:r w:rsidRPr="00C160FC">
        <w:rPr>
          <w:rFonts w:ascii="Times New Roman" w:hAnsi="Times New Roman" w:cs="Times New Roman"/>
          <w:spacing w:val="40"/>
          <w:sz w:val="24"/>
          <w:szCs w:val="24"/>
        </w:rPr>
        <w:t xml:space="preserve"> </w:t>
      </w:r>
      <w:r w:rsidR="00F83D45">
        <w:rPr>
          <w:rFonts w:ascii="Times New Roman" w:hAnsi="Times New Roman" w:cs="Times New Roman"/>
          <w:sz w:val="24"/>
          <w:szCs w:val="24"/>
        </w:rPr>
        <w:t>Both TLC-MD and HCDC, on behalf of UHO,</w:t>
      </w:r>
      <w:r w:rsidR="0026515B">
        <w:rPr>
          <w:rFonts w:ascii="Times New Roman" w:hAnsi="Times New Roman" w:cs="Times New Roman"/>
          <w:sz w:val="24"/>
          <w:szCs w:val="24"/>
        </w:rPr>
        <w:t xml:space="preserve"> and Supplier </w:t>
      </w:r>
      <w:r w:rsidRPr="00C160FC">
        <w:rPr>
          <w:rFonts w:ascii="Times New Roman" w:hAnsi="Times New Roman" w:cs="Times New Roman"/>
          <w:sz w:val="24"/>
          <w:szCs w:val="24"/>
        </w:rPr>
        <w:t>can</w:t>
      </w:r>
      <w:r w:rsidRPr="00C160FC">
        <w:rPr>
          <w:rFonts w:ascii="Times New Roman" w:hAnsi="Times New Roman" w:cs="Times New Roman"/>
          <w:spacing w:val="-1"/>
          <w:sz w:val="24"/>
          <w:szCs w:val="24"/>
        </w:rPr>
        <w:t xml:space="preserve"> </w:t>
      </w:r>
      <w:r w:rsidRPr="00C160FC">
        <w:rPr>
          <w:rFonts w:ascii="Times New Roman" w:hAnsi="Times New Roman" w:cs="Times New Roman"/>
          <w:sz w:val="24"/>
          <w:szCs w:val="24"/>
        </w:rPr>
        <w:t>mutually</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agree</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to</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terminate</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this</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agreement</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for</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any</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reason,</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with or without cause, in writing and countersigned by each party to this agreement</w:t>
      </w:r>
      <w:r w:rsidR="00EA4A7B" w:rsidRPr="00C160FC">
        <w:rPr>
          <w:rFonts w:ascii="Times New Roman" w:hAnsi="Times New Roman" w:cs="Times New Roman"/>
          <w:sz w:val="24"/>
          <w:szCs w:val="24"/>
        </w:rPr>
        <w:t xml:space="preserve"> prior to the expiration to the term by giving no </w:t>
      </w:r>
      <w:r w:rsidR="00EA4A7B" w:rsidRPr="00C160FC">
        <w:rPr>
          <w:rFonts w:ascii="Times New Roman" w:hAnsi="Times New Roman" w:cs="Times New Roman"/>
          <w:color w:val="000000"/>
          <w:sz w:val="24"/>
          <w:szCs w:val="24"/>
        </w:rPr>
        <w:t>l</w:t>
      </w:r>
      <w:r w:rsidR="00EA4A7B" w:rsidRPr="00C160FC">
        <w:rPr>
          <w:rFonts w:ascii="Times New Roman" w:hAnsi="Times New Roman" w:cs="Times New Roman"/>
          <w:sz w:val="24"/>
          <w:szCs w:val="24"/>
        </w:rPr>
        <w:t xml:space="preserve">ess than (60) days’ written notice to the other party of the party’s intention to terminate this Agreement. </w:t>
      </w:r>
    </w:p>
    <w:p w14:paraId="0EFE9E96" w14:textId="65BA8BAE" w:rsidR="00BC68BC" w:rsidRPr="00C160FC" w:rsidRDefault="00BC68BC">
      <w:pPr>
        <w:pStyle w:val="BodyText"/>
        <w:spacing w:before="8"/>
        <w:rPr>
          <w:rFonts w:ascii="Times New Roman" w:hAnsi="Times New Roman" w:cs="Times New Roman"/>
          <w:sz w:val="24"/>
          <w:szCs w:val="24"/>
        </w:rPr>
      </w:pPr>
    </w:p>
    <w:p w14:paraId="59168967" w14:textId="2D790917" w:rsidR="00BC68BC" w:rsidRPr="00C160FC" w:rsidRDefault="00CC6B60">
      <w:pPr>
        <w:pStyle w:val="ListParagraph"/>
        <w:numPr>
          <w:ilvl w:val="1"/>
          <w:numId w:val="3"/>
        </w:numPr>
        <w:tabs>
          <w:tab w:val="left" w:pos="1039"/>
          <w:tab w:val="left" w:pos="1040"/>
        </w:tabs>
        <w:spacing w:before="31"/>
        <w:ind w:right="371"/>
        <w:rPr>
          <w:sz w:val="24"/>
          <w:szCs w:val="24"/>
        </w:rPr>
      </w:pPr>
      <w:bookmarkStart w:id="66" w:name="9.3_Termination_for_Breach.__Each_Party_"/>
      <w:bookmarkEnd w:id="66"/>
      <w:r w:rsidRPr="00C160FC">
        <w:rPr>
          <w:b/>
          <w:sz w:val="24"/>
          <w:szCs w:val="24"/>
        </w:rPr>
        <w:t>Termination</w:t>
      </w:r>
      <w:r w:rsidRPr="00C160FC">
        <w:rPr>
          <w:b/>
          <w:spacing w:val="-1"/>
          <w:sz w:val="24"/>
          <w:szCs w:val="24"/>
        </w:rPr>
        <w:t xml:space="preserve"> </w:t>
      </w:r>
      <w:r w:rsidRPr="00C160FC">
        <w:rPr>
          <w:b/>
          <w:sz w:val="24"/>
          <w:szCs w:val="24"/>
        </w:rPr>
        <w:t>for Breach</w:t>
      </w:r>
      <w:r w:rsidRPr="00C160FC">
        <w:rPr>
          <w:sz w:val="24"/>
          <w:szCs w:val="24"/>
        </w:rPr>
        <w:t>.</w:t>
      </w:r>
      <w:r w:rsidRPr="00C160FC">
        <w:rPr>
          <w:spacing w:val="40"/>
          <w:sz w:val="24"/>
          <w:szCs w:val="24"/>
        </w:rPr>
        <w:t xml:space="preserve"> </w:t>
      </w:r>
      <w:r w:rsidRPr="00C160FC">
        <w:rPr>
          <w:sz w:val="24"/>
          <w:szCs w:val="24"/>
        </w:rPr>
        <w:t>Each Party</w:t>
      </w:r>
      <w:r w:rsidRPr="00C160FC">
        <w:rPr>
          <w:spacing w:val="-1"/>
          <w:sz w:val="24"/>
          <w:szCs w:val="24"/>
        </w:rPr>
        <w:t xml:space="preserve"> </w:t>
      </w:r>
      <w:r w:rsidRPr="00C160FC">
        <w:rPr>
          <w:sz w:val="24"/>
          <w:szCs w:val="24"/>
        </w:rPr>
        <w:t>will have the</w:t>
      </w:r>
      <w:r w:rsidRPr="00C160FC">
        <w:rPr>
          <w:spacing w:val="-1"/>
          <w:sz w:val="24"/>
          <w:szCs w:val="24"/>
        </w:rPr>
        <w:t xml:space="preserve"> </w:t>
      </w:r>
      <w:r w:rsidRPr="00C160FC">
        <w:rPr>
          <w:sz w:val="24"/>
          <w:szCs w:val="24"/>
        </w:rPr>
        <w:t>right to declare the other in breach and</w:t>
      </w:r>
      <w:r w:rsidRPr="00C160FC">
        <w:rPr>
          <w:spacing w:val="-1"/>
          <w:sz w:val="24"/>
          <w:szCs w:val="24"/>
        </w:rPr>
        <w:t xml:space="preserve"> </w:t>
      </w:r>
      <w:r w:rsidRPr="00C160FC">
        <w:rPr>
          <w:sz w:val="24"/>
          <w:szCs w:val="24"/>
        </w:rPr>
        <w:t>seek</w:t>
      </w:r>
      <w:r w:rsidRPr="00C160FC">
        <w:rPr>
          <w:spacing w:val="-1"/>
          <w:sz w:val="24"/>
          <w:szCs w:val="24"/>
        </w:rPr>
        <w:t xml:space="preserve"> </w:t>
      </w:r>
      <w:r w:rsidRPr="00C160FC">
        <w:rPr>
          <w:sz w:val="24"/>
          <w:szCs w:val="24"/>
        </w:rPr>
        <w:t>remedies therefore</w:t>
      </w:r>
      <w:r w:rsidRPr="00C160FC">
        <w:rPr>
          <w:spacing w:val="-1"/>
          <w:sz w:val="24"/>
          <w:szCs w:val="24"/>
        </w:rPr>
        <w:t xml:space="preserve"> </w:t>
      </w:r>
      <w:r w:rsidRPr="00C160FC">
        <w:rPr>
          <w:sz w:val="24"/>
          <w:szCs w:val="24"/>
        </w:rPr>
        <w:t>in the</w:t>
      </w:r>
      <w:r w:rsidRPr="00C160FC">
        <w:rPr>
          <w:spacing w:val="-1"/>
          <w:sz w:val="24"/>
          <w:szCs w:val="24"/>
        </w:rPr>
        <w:t xml:space="preserve"> </w:t>
      </w:r>
      <w:r w:rsidRPr="00C160FC">
        <w:rPr>
          <w:sz w:val="24"/>
          <w:szCs w:val="24"/>
        </w:rPr>
        <w:t>event the</w:t>
      </w:r>
      <w:r w:rsidRPr="00C160FC">
        <w:rPr>
          <w:spacing w:val="-1"/>
          <w:sz w:val="24"/>
          <w:szCs w:val="24"/>
        </w:rPr>
        <w:t xml:space="preserve"> </w:t>
      </w:r>
      <w:r w:rsidRPr="00C160FC">
        <w:rPr>
          <w:sz w:val="24"/>
          <w:szCs w:val="24"/>
        </w:rPr>
        <w:t>other</w:t>
      </w:r>
      <w:r w:rsidRPr="00C160FC">
        <w:rPr>
          <w:spacing w:val="-3"/>
          <w:sz w:val="24"/>
          <w:szCs w:val="24"/>
        </w:rPr>
        <w:t xml:space="preserve"> </w:t>
      </w:r>
      <w:r w:rsidRPr="00C160FC">
        <w:rPr>
          <w:sz w:val="24"/>
          <w:szCs w:val="24"/>
        </w:rPr>
        <w:t>Party</w:t>
      </w:r>
      <w:r w:rsidRPr="00C160FC">
        <w:rPr>
          <w:spacing w:val="-1"/>
          <w:sz w:val="24"/>
          <w:szCs w:val="24"/>
        </w:rPr>
        <w:t xml:space="preserve"> </w:t>
      </w:r>
      <w:r w:rsidRPr="00C160FC">
        <w:rPr>
          <w:sz w:val="24"/>
          <w:szCs w:val="24"/>
        </w:rPr>
        <w:t>commits a material breach of a</w:t>
      </w:r>
      <w:r w:rsidRPr="00C160FC">
        <w:rPr>
          <w:spacing w:val="-2"/>
          <w:sz w:val="24"/>
          <w:szCs w:val="24"/>
        </w:rPr>
        <w:t xml:space="preserve"> </w:t>
      </w:r>
      <w:r w:rsidRPr="00C160FC">
        <w:rPr>
          <w:sz w:val="24"/>
          <w:szCs w:val="24"/>
        </w:rPr>
        <w:t>material</w:t>
      </w:r>
      <w:r w:rsidRPr="00C160FC">
        <w:rPr>
          <w:spacing w:val="-2"/>
          <w:sz w:val="24"/>
          <w:szCs w:val="24"/>
        </w:rPr>
        <w:t xml:space="preserve"> </w:t>
      </w:r>
      <w:r w:rsidRPr="00C160FC">
        <w:rPr>
          <w:sz w:val="24"/>
          <w:szCs w:val="24"/>
        </w:rPr>
        <w:t>term</w:t>
      </w:r>
      <w:r w:rsidRPr="00C160FC">
        <w:rPr>
          <w:spacing w:val="-3"/>
          <w:sz w:val="24"/>
          <w:szCs w:val="24"/>
        </w:rPr>
        <w:t xml:space="preserve"> </w:t>
      </w:r>
      <w:r w:rsidRPr="00C160FC">
        <w:rPr>
          <w:sz w:val="24"/>
          <w:szCs w:val="24"/>
        </w:rPr>
        <w:t>of</w:t>
      </w:r>
      <w:r w:rsidRPr="00C160FC">
        <w:rPr>
          <w:spacing w:val="-1"/>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w:t>
      </w:r>
      <w:r w:rsidRPr="00C160FC">
        <w:rPr>
          <w:spacing w:val="-2"/>
          <w:sz w:val="24"/>
          <w:szCs w:val="24"/>
        </w:rPr>
        <w:t xml:space="preserve"> </w:t>
      </w:r>
      <w:r w:rsidRPr="00C160FC">
        <w:rPr>
          <w:sz w:val="24"/>
          <w:szCs w:val="24"/>
        </w:rPr>
        <w:t>and</w:t>
      </w:r>
      <w:r w:rsidRPr="00C160FC">
        <w:rPr>
          <w:spacing w:val="-3"/>
          <w:sz w:val="24"/>
          <w:szCs w:val="24"/>
        </w:rPr>
        <w:t xml:space="preserve"> </w:t>
      </w:r>
      <w:r w:rsidRPr="00C160FC">
        <w:rPr>
          <w:sz w:val="24"/>
          <w:szCs w:val="24"/>
        </w:rPr>
        <w:t>fails</w:t>
      </w:r>
      <w:r w:rsidRPr="00C160FC">
        <w:rPr>
          <w:spacing w:val="-2"/>
          <w:sz w:val="24"/>
          <w:szCs w:val="24"/>
        </w:rPr>
        <w:t xml:space="preserve"> </w:t>
      </w:r>
      <w:r w:rsidRPr="00C160FC">
        <w:rPr>
          <w:sz w:val="24"/>
          <w:szCs w:val="24"/>
        </w:rPr>
        <w:t>to</w:t>
      </w:r>
      <w:r w:rsidRPr="00C160FC">
        <w:rPr>
          <w:spacing w:val="-5"/>
          <w:sz w:val="24"/>
          <w:szCs w:val="24"/>
        </w:rPr>
        <w:t xml:space="preserve"> </w:t>
      </w:r>
      <w:r w:rsidRPr="00C160FC">
        <w:rPr>
          <w:sz w:val="24"/>
          <w:szCs w:val="24"/>
        </w:rPr>
        <w:t>cure</w:t>
      </w:r>
      <w:r w:rsidRPr="00C160FC">
        <w:rPr>
          <w:spacing w:val="-2"/>
          <w:sz w:val="24"/>
          <w:szCs w:val="24"/>
        </w:rPr>
        <w:t xml:space="preserve"> </w:t>
      </w:r>
      <w:r w:rsidRPr="00C160FC">
        <w:rPr>
          <w:sz w:val="24"/>
          <w:szCs w:val="24"/>
        </w:rPr>
        <w:t>such</w:t>
      </w:r>
      <w:r w:rsidRPr="00C160FC">
        <w:rPr>
          <w:spacing w:val="-1"/>
          <w:sz w:val="24"/>
          <w:szCs w:val="24"/>
        </w:rPr>
        <w:t xml:space="preserve"> </w:t>
      </w:r>
      <w:r w:rsidRPr="00C160FC">
        <w:rPr>
          <w:sz w:val="24"/>
          <w:szCs w:val="24"/>
        </w:rPr>
        <w:t>breach</w:t>
      </w:r>
      <w:r w:rsidRPr="00C160FC">
        <w:rPr>
          <w:spacing w:val="-4"/>
          <w:sz w:val="24"/>
          <w:szCs w:val="24"/>
        </w:rPr>
        <w:t xml:space="preserve"> </w:t>
      </w:r>
      <w:r w:rsidRPr="00C160FC">
        <w:rPr>
          <w:sz w:val="24"/>
          <w:szCs w:val="24"/>
        </w:rPr>
        <w:t>within</w:t>
      </w:r>
      <w:r w:rsidRPr="00C160FC">
        <w:rPr>
          <w:spacing w:val="-1"/>
          <w:sz w:val="24"/>
          <w:szCs w:val="24"/>
        </w:rPr>
        <w:t xml:space="preserve"> </w:t>
      </w:r>
      <w:r w:rsidRPr="00C160FC">
        <w:rPr>
          <w:sz w:val="24"/>
          <w:szCs w:val="24"/>
        </w:rPr>
        <w:t>thirty</w:t>
      </w:r>
      <w:r w:rsidRPr="00C160FC">
        <w:rPr>
          <w:spacing w:val="-3"/>
          <w:sz w:val="24"/>
          <w:szCs w:val="24"/>
        </w:rPr>
        <w:t xml:space="preserve"> </w:t>
      </w:r>
      <w:r w:rsidRPr="00C160FC">
        <w:rPr>
          <w:sz w:val="24"/>
          <w:szCs w:val="24"/>
        </w:rPr>
        <w:t>(30)</w:t>
      </w:r>
      <w:r w:rsidRPr="00C160FC">
        <w:rPr>
          <w:spacing w:val="-4"/>
          <w:sz w:val="24"/>
          <w:szCs w:val="24"/>
        </w:rPr>
        <w:t xml:space="preserve"> </w:t>
      </w:r>
      <w:r w:rsidRPr="00C160FC">
        <w:rPr>
          <w:sz w:val="24"/>
          <w:szCs w:val="24"/>
        </w:rPr>
        <w:t>days after written notice thereof; or, if the breach is not capable of being cured within such period, if the cure has not commenced and the breaching Party is not working diligently towards a cure.</w:t>
      </w:r>
    </w:p>
    <w:p w14:paraId="3A746404" w14:textId="77777777" w:rsidR="00C160FC" w:rsidRPr="00C160FC" w:rsidRDefault="00C160FC" w:rsidP="00C160FC">
      <w:pPr>
        <w:pStyle w:val="ListParagraph"/>
        <w:tabs>
          <w:tab w:val="left" w:pos="1039"/>
          <w:tab w:val="left" w:pos="1040"/>
        </w:tabs>
        <w:spacing w:before="31"/>
        <w:ind w:left="1039" w:right="371" w:firstLine="0"/>
        <w:rPr>
          <w:sz w:val="24"/>
          <w:szCs w:val="24"/>
        </w:rPr>
      </w:pPr>
    </w:p>
    <w:p w14:paraId="750C8002" w14:textId="79ED46E7" w:rsidR="00BC68BC" w:rsidRPr="00C160FC" w:rsidRDefault="00CC6B60">
      <w:pPr>
        <w:pStyle w:val="ListParagraph"/>
        <w:numPr>
          <w:ilvl w:val="1"/>
          <w:numId w:val="3"/>
        </w:numPr>
        <w:tabs>
          <w:tab w:val="left" w:pos="1039"/>
          <w:tab w:val="left" w:pos="1040"/>
        </w:tabs>
        <w:spacing w:before="14"/>
        <w:ind w:right="394"/>
        <w:rPr>
          <w:color w:val="131313"/>
          <w:sz w:val="24"/>
          <w:szCs w:val="24"/>
        </w:rPr>
      </w:pPr>
      <w:bookmarkStart w:id="67" w:name="9.4_Termination_for_Insolvency.__Either_"/>
      <w:bookmarkEnd w:id="67"/>
      <w:r w:rsidRPr="00C160FC">
        <w:rPr>
          <w:b/>
          <w:sz w:val="24"/>
          <w:szCs w:val="24"/>
        </w:rPr>
        <w:t>Termination for Insolvency</w:t>
      </w:r>
      <w:r w:rsidRPr="00C160FC">
        <w:rPr>
          <w:sz w:val="24"/>
          <w:szCs w:val="24"/>
        </w:rPr>
        <w:t>.</w:t>
      </w:r>
      <w:r w:rsidRPr="00C160FC">
        <w:rPr>
          <w:spacing w:val="40"/>
          <w:sz w:val="24"/>
          <w:szCs w:val="24"/>
        </w:rPr>
        <w:t xml:space="preserve"> </w:t>
      </w:r>
      <w:r w:rsidRPr="00C160FC">
        <w:rPr>
          <w:sz w:val="24"/>
          <w:szCs w:val="24"/>
        </w:rPr>
        <w:t>Either Party may terminate this Agreement if the other Party</w:t>
      </w:r>
      <w:r w:rsidR="0026515B">
        <w:rPr>
          <w:sz w:val="24"/>
          <w:szCs w:val="24"/>
        </w:rPr>
        <w:t>, or in the case of UHO, either TLC-MD or HCDC</w:t>
      </w:r>
      <w:r w:rsidRPr="00C160FC">
        <w:rPr>
          <w:sz w:val="24"/>
          <w:szCs w:val="24"/>
        </w:rPr>
        <w:t>: (</w:t>
      </w:r>
      <w:proofErr w:type="spellStart"/>
      <w:r w:rsidRPr="00C160FC">
        <w:rPr>
          <w:sz w:val="24"/>
          <w:szCs w:val="24"/>
        </w:rPr>
        <w:t>i</w:t>
      </w:r>
      <w:proofErr w:type="spellEnd"/>
      <w:r w:rsidRPr="00C160FC">
        <w:rPr>
          <w:sz w:val="24"/>
          <w:szCs w:val="24"/>
        </w:rPr>
        <w:t>) becomes insolvent; (ii) becomes a debtor in bankruptcy; (iii) executes an assignment for the benefit of creditors; (iv) seeks, consents to, or acquiesces in the appointment</w:t>
      </w:r>
      <w:r w:rsidRPr="00C160FC">
        <w:rPr>
          <w:spacing w:val="-2"/>
          <w:sz w:val="24"/>
          <w:szCs w:val="24"/>
        </w:rPr>
        <w:t xml:space="preserve"> </w:t>
      </w:r>
      <w:r w:rsidRPr="00C160FC">
        <w:rPr>
          <w:sz w:val="24"/>
          <w:szCs w:val="24"/>
        </w:rPr>
        <w:t>o</w:t>
      </w:r>
      <w:r w:rsidRPr="00C160FC">
        <w:rPr>
          <w:color w:val="131313"/>
          <w:sz w:val="24"/>
          <w:szCs w:val="24"/>
        </w:rPr>
        <w:t>f</w:t>
      </w:r>
      <w:r w:rsidRPr="00C160FC">
        <w:rPr>
          <w:color w:val="131313"/>
          <w:spacing w:val="-4"/>
          <w:sz w:val="24"/>
          <w:szCs w:val="24"/>
        </w:rPr>
        <w:t xml:space="preserve"> </w:t>
      </w:r>
      <w:r w:rsidRPr="00C160FC">
        <w:rPr>
          <w:color w:val="131313"/>
          <w:sz w:val="24"/>
          <w:szCs w:val="24"/>
        </w:rPr>
        <w:t>a</w:t>
      </w:r>
      <w:r w:rsidRPr="00C160FC">
        <w:rPr>
          <w:color w:val="131313"/>
          <w:spacing w:val="-2"/>
          <w:sz w:val="24"/>
          <w:szCs w:val="24"/>
        </w:rPr>
        <w:t xml:space="preserve"> </w:t>
      </w:r>
      <w:r w:rsidRPr="00C160FC">
        <w:rPr>
          <w:color w:val="131313"/>
          <w:sz w:val="24"/>
          <w:szCs w:val="24"/>
        </w:rPr>
        <w:t>trustee,</w:t>
      </w:r>
      <w:r w:rsidRPr="00C160FC">
        <w:rPr>
          <w:color w:val="131313"/>
          <w:spacing w:val="-5"/>
          <w:sz w:val="24"/>
          <w:szCs w:val="24"/>
        </w:rPr>
        <w:t xml:space="preserve"> </w:t>
      </w:r>
      <w:r w:rsidRPr="00C160FC">
        <w:rPr>
          <w:color w:val="131313"/>
          <w:sz w:val="24"/>
          <w:szCs w:val="24"/>
        </w:rPr>
        <w:t>receiver,</w:t>
      </w:r>
      <w:r w:rsidRPr="00C160FC">
        <w:rPr>
          <w:color w:val="131313"/>
          <w:spacing w:val="-2"/>
          <w:sz w:val="24"/>
          <w:szCs w:val="24"/>
        </w:rPr>
        <w:t xml:space="preserve"> </w:t>
      </w:r>
      <w:r w:rsidRPr="00C160FC">
        <w:rPr>
          <w:color w:val="131313"/>
          <w:sz w:val="24"/>
          <w:szCs w:val="24"/>
        </w:rPr>
        <w:t>or</w:t>
      </w:r>
      <w:r w:rsidRPr="00C160FC">
        <w:rPr>
          <w:color w:val="131313"/>
          <w:spacing w:val="-3"/>
          <w:sz w:val="24"/>
          <w:szCs w:val="24"/>
        </w:rPr>
        <w:t xml:space="preserve"> </w:t>
      </w:r>
      <w:r w:rsidRPr="00C160FC">
        <w:rPr>
          <w:color w:val="131313"/>
          <w:sz w:val="24"/>
          <w:szCs w:val="24"/>
        </w:rPr>
        <w:t>liquidator</w:t>
      </w:r>
      <w:r w:rsidRPr="00C160FC">
        <w:rPr>
          <w:color w:val="131313"/>
          <w:spacing w:val="-3"/>
          <w:sz w:val="24"/>
          <w:szCs w:val="24"/>
        </w:rPr>
        <w:t xml:space="preserve"> </w:t>
      </w:r>
      <w:r w:rsidRPr="00C160FC">
        <w:rPr>
          <w:color w:val="131313"/>
          <w:sz w:val="24"/>
          <w:szCs w:val="24"/>
        </w:rPr>
        <w:t>of</w:t>
      </w:r>
      <w:r w:rsidRPr="00C160FC">
        <w:rPr>
          <w:color w:val="131313"/>
          <w:spacing w:val="-4"/>
          <w:sz w:val="24"/>
          <w:szCs w:val="24"/>
        </w:rPr>
        <w:t xml:space="preserve"> </w:t>
      </w:r>
      <w:r w:rsidRPr="00C160FC">
        <w:rPr>
          <w:color w:val="131313"/>
          <w:sz w:val="24"/>
          <w:szCs w:val="24"/>
        </w:rPr>
        <w:t>such</w:t>
      </w:r>
      <w:r w:rsidRPr="00C160FC">
        <w:rPr>
          <w:color w:val="131313"/>
          <w:spacing w:val="-4"/>
          <w:sz w:val="24"/>
          <w:szCs w:val="24"/>
        </w:rPr>
        <w:t xml:space="preserve"> </w:t>
      </w:r>
      <w:r w:rsidRPr="00C160FC">
        <w:rPr>
          <w:color w:val="131313"/>
          <w:sz w:val="24"/>
          <w:szCs w:val="24"/>
        </w:rPr>
        <w:t>Party</w:t>
      </w:r>
      <w:r w:rsidRPr="00C160FC">
        <w:rPr>
          <w:color w:val="131313"/>
          <w:spacing w:val="-3"/>
          <w:sz w:val="24"/>
          <w:szCs w:val="24"/>
        </w:rPr>
        <w:t xml:space="preserve"> </w:t>
      </w:r>
      <w:r w:rsidRPr="00C160FC">
        <w:rPr>
          <w:color w:val="131313"/>
          <w:sz w:val="24"/>
          <w:szCs w:val="24"/>
        </w:rPr>
        <w:t>or</w:t>
      </w:r>
      <w:r w:rsidRPr="00C160FC">
        <w:rPr>
          <w:color w:val="131313"/>
          <w:spacing w:val="-3"/>
          <w:sz w:val="24"/>
          <w:szCs w:val="24"/>
        </w:rPr>
        <w:t xml:space="preserve"> </w:t>
      </w:r>
      <w:r w:rsidRPr="00C160FC">
        <w:rPr>
          <w:color w:val="131313"/>
          <w:sz w:val="24"/>
          <w:szCs w:val="24"/>
        </w:rPr>
        <w:t>of</w:t>
      </w:r>
      <w:r w:rsidRPr="00C160FC">
        <w:rPr>
          <w:color w:val="131313"/>
          <w:spacing w:val="-1"/>
          <w:sz w:val="24"/>
          <w:szCs w:val="24"/>
        </w:rPr>
        <w:t xml:space="preserve"> </w:t>
      </w:r>
      <w:r w:rsidRPr="00C160FC">
        <w:rPr>
          <w:color w:val="131313"/>
          <w:sz w:val="24"/>
          <w:szCs w:val="24"/>
        </w:rPr>
        <w:t>all</w:t>
      </w:r>
      <w:r w:rsidRPr="00C160FC">
        <w:rPr>
          <w:color w:val="131313"/>
          <w:spacing w:val="-2"/>
          <w:sz w:val="24"/>
          <w:szCs w:val="24"/>
        </w:rPr>
        <w:t xml:space="preserve"> </w:t>
      </w:r>
      <w:r w:rsidRPr="00C160FC">
        <w:rPr>
          <w:color w:val="131313"/>
          <w:sz w:val="24"/>
          <w:szCs w:val="24"/>
        </w:rPr>
        <w:t>or</w:t>
      </w:r>
      <w:r w:rsidRPr="00C160FC">
        <w:rPr>
          <w:color w:val="131313"/>
          <w:spacing w:val="-3"/>
          <w:sz w:val="24"/>
          <w:szCs w:val="24"/>
        </w:rPr>
        <w:t xml:space="preserve"> </w:t>
      </w:r>
      <w:r w:rsidRPr="00C160FC">
        <w:rPr>
          <w:color w:val="131313"/>
          <w:sz w:val="24"/>
          <w:szCs w:val="24"/>
        </w:rPr>
        <w:t>substantially all of such Party’s property or assets, or fails within ninety (90) days after the expiration of a stay to have such appointment vacated; or (v) fails to stop the assignment of substantially all of such Party's property, made for the benefit of such Party's creditors, then the other Party may terminate this Agreement.</w:t>
      </w:r>
    </w:p>
    <w:p w14:paraId="7B97B2DA" w14:textId="77777777" w:rsidR="00BC68BC" w:rsidRPr="00C160FC" w:rsidRDefault="00BC68BC">
      <w:pPr>
        <w:pStyle w:val="BodyText"/>
        <w:spacing w:before="9"/>
        <w:rPr>
          <w:rFonts w:ascii="Times New Roman" w:hAnsi="Times New Roman" w:cs="Times New Roman"/>
          <w:sz w:val="24"/>
          <w:szCs w:val="24"/>
        </w:rPr>
      </w:pPr>
    </w:p>
    <w:p w14:paraId="05B54538" w14:textId="3B0BB1C6" w:rsidR="00BC68BC" w:rsidRPr="00C160FC" w:rsidRDefault="00CC6B60">
      <w:pPr>
        <w:pStyle w:val="ListParagraph"/>
        <w:numPr>
          <w:ilvl w:val="1"/>
          <w:numId w:val="3"/>
        </w:numPr>
        <w:tabs>
          <w:tab w:val="left" w:pos="1039"/>
          <w:tab w:val="left" w:pos="1040"/>
        </w:tabs>
        <w:spacing w:before="1"/>
        <w:ind w:right="475"/>
        <w:rPr>
          <w:sz w:val="24"/>
          <w:szCs w:val="24"/>
        </w:rPr>
      </w:pPr>
      <w:bookmarkStart w:id="68" w:name="9.5_Termination_for_Loss_of_Status.__UHO"/>
      <w:bookmarkEnd w:id="68"/>
      <w:r w:rsidRPr="00C160FC">
        <w:rPr>
          <w:b/>
          <w:sz w:val="24"/>
          <w:szCs w:val="24"/>
        </w:rPr>
        <w:t>Termination for Loss of Status</w:t>
      </w:r>
      <w:r w:rsidRPr="00C160FC">
        <w:rPr>
          <w:sz w:val="24"/>
          <w:szCs w:val="24"/>
        </w:rPr>
        <w:t>.</w:t>
      </w:r>
      <w:r w:rsidRPr="00C160FC">
        <w:rPr>
          <w:spacing w:val="40"/>
          <w:sz w:val="24"/>
          <w:szCs w:val="24"/>
        </w:rPr>
        <w:t xml:space="preserve"> </w:t>
      </w:r>
      <w:r w:rsidR="0026515B">
        <w:rPr>
          <w:sz w:val="24"/>
          <w:szCs w:val="24"/>
        </w:rPr>
        <w:t>Either TLC-MD or HCDC</w:t>
      </w:r>
      <w:r w:rsidR="001E0020">
        <w:rPr>
          <w:sz w:val="24"/>
          <w:szCs w:val="24"/>
        </w:rPr>
        <w:t>,</w:t>
      </w:r>
      <w:r w:rsidR="0026515B">
        <w:rPr>
          <w:sz w:val="24"/>
          <w:szCs w:val="24"/>
        </w:rPr>
        <w:t xml:space="preserve"> on behalf of UHO</w:t>
      </w:r>
      <w:r w:rsidR="001E0020">
        <w:rPr>
          <w:sz w:val="24"/>
          <w:szCs w:val="24"/>
        </w:rPr>
        <w:t>,</w:t>
      </w:r>
      <w:r w:rsidRPr="00C160FC">
        <w:rPr>
          <w:sz w:val="24"/>
          <w:szCs w:val="24"/>
        </w:rPr>
        <w:t xml:space="preserve"> or Supplier may terminate this Agreement immediately if either </w:t>
      </w:r>
      <w:r w:rsidR="0026515B">
        <w:rPr>
          <w:sz w:val="24"/>
          <w:szCs w:val="24"/>
        </w:rPr>
        <w:t>UHO or Supplier</w:t>
      </w:r>
      <w:ins w:id="69" w:author="PD CATCH" w:date="2026-03-17T15:40:00Z" w16du:dateUtc="2026-03-17T20:40:00Z">
        <w:r w:rsidR="005736CB">
          <w:rPr>
            <w:sz w:val="24"/>
            <w:szCs w:val="24"/>
          </w:rPr>
          <w:t>’s Subsidiaries</w:t>
        </w:r>
      </w:ins>
      <w:r w:rsidR="0026515B">
        <w:rPr>
          <w:sz w:val="24"/>
          <w:szCs w:val="24"/>
        </w:rPr>
        <w:t xml:space="preserve"> </w:t>
      </w:r>
      <w:r w:rsidRPr="00C160FC">
        <w:rPr>
          <w:sz w:val="24"/>
          <w:szCs w:val="24"/>
        </w:rPr>
        <w:t>loses its status or certification as a CDC-</w:t>
      </w:r>
      <w:r w:rsidR="0026515B">
        <w:rPr>
          <w:sz w:val="24"/>
          <w:szCs w:val="24"/>
        </w:rPr>
        <w:t>r</w:t>
      </w:r>
      <w:r w:rsidRPr="00C160FC">
        <w:rPr>
          <w:sz w:val="24"/>
          <w:szCs w:val="24"/>
        </w:rPr>
        <w:t xml:space="preserve">ecognized </w:t>
      </w:r>
      <w:r w:rsidR="0026515B">
        <w:rPr>
          <w:sz w:val="24"/>
          <w:szCs w:val="24"/>
        </w:rPr>
        <w:t>s</w:t>
      </w:r>
      <w:r w:rsidRPr="00C160FC">
        <w:rPr>
          <w:sz w:val="24"/>
          <w:szCs w:val="24"/>
        </w:rPr>
        <w:t>upplier</w:t>
      </w:r>
      <w:r w:rsidRPr="00C160FC">
        <w:rPr>
          <w:spacing w:val="-3"/>
          <w:sz w:val="24"/>
          <w:szCs w:val="24"/>
        </w:rPr>
        <w:t xml:space="preserve"> </w:t>
      </w:r>
      <w:r w:rsidRPr="00C160FC">
        <w:rPr>
          <w:sz w:val="24"/>
          <w:szCs w:val="24"/>
        </w:rPr>
        <w:t>or</w:t>
      </w:r>
      <w:r w:rsidRPr="00C160FC">
        <w:rPr>
          <w:spacing w:val="-6"/>
          <w:sz w:val="24"/>
          <w:szCs w:val="24"/>
        </w:rPr>
        <w:t xml:space="preserve"> </w:t>
      </w:r>
      <w:r w:rsidR="001E0020">
        <w:rPr>
          <w:sz w:val="24"/>
          <w:szCs w:val="24"/>
        </w:rPr>
        <w:t>umbrella hub organization</w:t>
      </w:r>
      <w:r w:rsidRPr="00C160FC">
        <w:rPr>
          <w:sz w:val="24"/>
          <w:szCs w:val="24"/>
        </w:rPr>
        <w:t>,</w:t>
      </w:r>
      <w:r w:rsidR="00C160FC" w:rsidRPr="00C160FC">
        <w:rPr>
          <w:sz w:val="24"/>
          <w:szCs w:val="24"/>
        </w:rPr>
        <w:t xml:space="preserve"> as </w:t>
      </w:r>
      <w:del w:id="70" w:author="Patel, Kinal M." w:date="2026-03-13T17:39:00Z" w16du:dateUtc="2026-03-13T23:39:00Z">
        <w:r w:rsidR="00C160FC" w:rsidRPr="00C160FC" w:rsidDel="00A2063F">
          <w:rPr>
            <w:sz w:val="24"/>
            <w:szCs w:val="24"/>
          </w:rPr>
          <w:delText>applicable</w:delText>
        </w:r>
      </w:del>
      <w:ins w:id="71" w:author="Patel, Kinal M." w:date="2026-03-13T17:39:00Z" w16du:dateUtc="2026-03-13T23:39:00Z">
        <w:r w:rsidR="00A2063F">
          <w:rPr>
            <w:sz w:val="24"/>
            <w:szCs w:val="24"/>
          </w:rPr>
          <w:t>applicable</w:t>
        </w:r>
      </w:ins>
      <w:r w:rsidR="00C160FC" w:rsidRPr="00C160FC">
        <w:rPr>
          <w:sz w:val="24"/>
          <w:szCs w:val="24"/>
        </w:rPr>
        <w:t>,</w:t>
      </w:r>
      <w:r w:rsidRPr="00C160FC">
        <w:rPr>
          <w:spacing w:val="-2"/>
          <w:sz w:val="24"/>
          <w:szCs w:val="24"/>
        </w:rPr>
        <w:t xml:space="preserve"> </w:t>
      </w:r>
      <w:r w:rsidRPr="00C160FC">
        <w:rPr>
          <w:sz w:val="24"/>
          <w:szCs w:val="24"/>
        </w:rPr>
        <w:t>or</w:t>
      </w:r>
      <w:r w:rsidRPr="00C160FC">
        <w:rPr>
          <w:spacing w:val="-3"/>
          <w:sz w:val="24"/>
          <w:szCs w:val="24"/>
        </w:rPr>
        <w:t xml:space="preserve"> </w:t>
      </w:r>
      <w:r w:rsidRPr="00C160FC">
        <w:rPr>
          <w:sz w:val="24"/>
          <w:szCs w:val="24"/>
        </w:rPr>
        <w:t>if</w:t>
      </w:r>
      <w:r w:rsidRPr="00C160FC">
        <w:rPr>
          <w:spacing w:val="-1"/>
          <w:sz w:val="24"/>
          <w:szCs w:val="24"/>
        </w:rPr>
        <w:t xml:space="preserve"> </w:t>
      </w:r>
      <w:r w:rsidRPr="00C160FC">
        <w:rPr>
          <w:sz w:val="24"/>
          <w:szCs w:val="24"/>
        </w:rPr>
        <w:t>any</w:t>
      </w:r>
      <w:r w:rsidRPr="00C160FC">
        <w:rPr>
          <w:spacing w:val="-3"/>
          <w:sz w:val="24"/>
          <w:szCs w:val="24"/>
        </w:rPr>
        <w:t xml:space="preserve"> </w:t>
      </w:r>
      <w:r w:rsidRPr="00C160FC">
        <w:rPr>
          <w:sz w:val="24"/>
          <w:szCs w:val="24"/>
        </w:rPr>
        <w:t>disciplinary</w:t>
      </w:r>
      <w:r w:rsidRPr="00C160FC">
        <w:rPr>
          <w:spacing w:val="-3"/>
          <w:sz w:val="24"/>
          <w:szCs w:val="24"/>
        </w:rPr>
        <w:t xml:space="preserve"> </w:t>
      </w:r>
      <w:r w:rsidRPr="00C160FC">
        <w:rPr>
          <w:sz w:val="24"/>
          <w:szCs w:val="24"/>
        </w:rPr>
        <w:t>actions</w:t>
      </w:r>
      <w:r w:rsidRPr="00C160FC">
        <w:rPr>
          <w:spacing w:val="-2"/>
          <w:sz w:val="24"/>
          <w:szCs w:val="24"/>
        </w:rPr>
        <w:t xml:space="preserve"> </w:t>
      </w:r>
      <w:r w:rsidRPr="00C160FC">
        <w:rPr>
          <w:sz w:val="24"/>
          <w:szCs w:val="24"/>
        </w:rPr>
        <w:t>are</w:t>
      </w:r>
      <w:r w:rsidRPr="00C160FC">
        <w:rPr>
          <w:spacing w:val="-2"/>
          <w:sz w:val="24"/>
          <w:szCs w:val="24"/>
        </w:rPr>
        <w:t xml:space="preserve"> </w:t>
      </w:r>
      <w:r w:rsidRPr="00C160FC">
        <w:rPr>
          <w:sz w:val="24"/>
          <w:szCs w:val="24"/>
        </w:rPr>
        <w:t>brought</w:t>
      </w:r>
      <w:r w:rsidRPr="00C160FC">
        <w:rPr>
          <w:spacing w:val="-5"/>
          <w:sz w:val="24"/>
          <w:szCs w:val="24"/>
        </w:rPr>
        <w:t xml:space="preserve"> </w:t>
      </w:r>
      <w:r w:rsidRPr="00C160FC">
        <w:rPr>
          <w:sz w:val="24"/>
          <w:szCs w:val="24"/>
        </w:rPr>
        <w:t>against</w:t>
      </w:r>
      <w:r w:rsidRPr="00C160FC">
        <w:rPr>
          <w:spacing w:val="-5"/>
          <w:sz w:val="24"/>
          <w:szCs w:val="24"/>
        </w:rPr>
        <w:t xml:space="preserve"> </w:t>
      </w:r>
      <w:r w:rsidRPr="00C160FC">
        <w:rPr>
          <w:sz w:val="24"/>
          <w:szCs w:val="24"/>
        </w:rPr>
        <w:t>UHO</w:t>
      </w:r>
      <w:r w:rsidRPr="00C160FC">
        <w:rPr>
          <w:spacing w:val="-5"/>
          <w:sz w:val="24"/>
          <w:szCs w:val="24"/>
        </w:rPr>
        <w:t xml:space="preserve"> </w:t>
      </w:r>
      <w:r w:rsidRPr="00C160FC">
        <w:rPr>
          <w:sz w:val="24"/>
          <w:szCs w:val="24"/>
        </w:rPr>
        <w:t>or</w:t>
      </w:r>
      <w:r w:rsidRPr="00C160FC">
        <w:rPr>
          <w:spacing w:val="-3"/>
          <w:sz w:val="24"/>
          <w:szCs w:val="24"/>
        </w:rPr>
        <w:t xml:space="preserve"> </w:t>
      </w:r>
      <w:r w:rsidRPr="00C160FC">
        <w:rPr>
          <w:sz w:val="24"/>
          <w:szCs w:val="24"/>
        </w:rPr>
        <w:t>Supplier by any State or Federal agency.</w:t>
      </w:r>
    </w:p>
    <w:p w14:paraId="162D17BD" w14:textId="77777777" w:rsidR="00BC68BC" w:rsidRPr="00C160FC" w:rsidRDefault="00BC68BC">
      <w:pPr>
        <w:pStyle w:val="BodyText"/>
        <w:spacing w:before="11"/>
        <w:rPr>
          <w:rFonts w:ascii="Times New Roman" w:hAnsi="Times New Roman" w:cs="Times New Roman"/>
          <w:sz w:val="24"/>
          <w:szCs w:val="24"/>
        </w:rPr>
      </w:pPr>
    </w:p>
    <w:p w14:paraId="5AF46F72" w14:textId="03CE585C" w:rsidR="00BC68BC" w:rsidRPr="00C160FC" w:rsidRDefault="00CC6B60">
      <w:pPr>
        <w:pStyle w:val="ListParagraph"/>
        <w:numPr>
          <w:ilvl w:val="1"/>
          <w:numId w:val="3"/>
        </w:numPr>
        <w:tabs>
          <w:tab w:val="left" w:pos="1039"/>
          <w:tab w:val="left" w:pos="1040"/>
        </w:tabs>
        <w:rPr>
          <w:sz w:val="24"/>
          <w:szCs w:val="24"/>
        </w:rPr>
      </w:pPr>
      <w:bookmarkStart w:id="72" w:name="9.6_Effect_of_Termination.__Upon_termina"/>
      <w:bookmarkEnd w:id="72"/>
      <w:r w:rsidRPr="00C160FC">
        <w:rPr>
          <w:b/>
          <w:sz w:val="24"/>
          <w:szCs w:val="24"/>
        </w:rPr>
        <w:t>Effect</w:t>
      </w:r>
      <w:r w:rsidRPr="00C160FC">
        <w:rPr>
          <w:b/>
          <w:spacing w:val="-5"/>
          <w:sz w:val="24"/>
          <w:szCs w:val="24"/>
        </w:rPr>
        <w:t xml:space="preserve"> </w:t>
      </w:r>
      <w:r w:rsidRPr="00C160FC">
        <w:rPr>
          <w:b/>
          <w:sz w:val="24"/>
          <w:szCs w:val="24"/>
        </w:rPr>
        <w:t>of</w:t>
      </w:r>
      <w:r w:rsidRPr="00C160FC">
        <w:rPr>
          <w:b/>
          <w:spacing w:val="-5"/>
          <w:sz w:val="24"/>
          <w:szCs w:val="24"/>
        </w:rPr>
        <w:t xml:space="preserve"> </w:t>
      </w:r>
      <w:r w:rsidRPr="00C160FC">
        <w:rPr>
          <w:b/>
          <w:sz w:val="24"/>
          <w:szCs w:val="24"/>
        </w:rPr>
        <w:t>Termination</w:t>
      </w:r>
      <w:r w:rsidRPr="00C160FC">
        <w:rPr>
          <w:sz w:val="24"/>
          <w:szCs w:val="24"/>
        </w:rPr>
        <w:t>.</w:t>
      </w:r>
      <w:r w:rsidRPr="00C160FC">
        <w:rPr>
          <w:spacing w:val="47"/>
          <w:sz w:val="24"/>
          <w:szCs w:val="24"/>
        </w:rPr>
        <w:t xml:space="preserve"> </w:t>
      </w:r>
      <w:r w:rsidRPr="00C160FC">
        <w:rPr>
          <w:sz w:val="24"/>
          <w:szCs w:val="24"/>
        </w:rPr>
        <w:t>Upon</w:t>
      </w:r>
      <w:r w:rsidRPr="00C160FC">
        <w:rPr>
          <w:spacing w:val="-2"/>
          <w:sz w:val="24"/>
          <w:szCs w:val="24"/>
        </w:rPr>
        <w:t xml:space="preserve"> </w:t>
      </w:r>
      <w:r w:rsidRPr="00C160FC">
        <w:rPr>
          <w:sz w:val="24"/>
          <w:szCs w:val="24"/>
        </w:rPr>
        <w:t>termination</w:t>
      </w:r>
      <w:r w:rsidRPr="00C160FC">
        <w:rPr>
          <w:spacing w:val="-5"/>
          <w:sz w:val="24"/>
          <w:szCs w:val="24"/>
        </w:rPr>
        <w:t xml:space="preserve"> </w:t>
      </w:r>
      <w:r w:rsidRPr="00C160FC">
        <w:rPr>
          <w:sz w:val="24"/>
          <w:szCs w:val="24"/>
        </w:rPr>
        <w:t>of</w:t>
      </w:r>
      <w:r w:rsidRPr="00C160FC">
        <w:rPr>
          <w:spacing w:val="-2"/>
          <w:sz w:val="24"/>
          <w:szCs w:val="24"/>
        </w:rPr>
        <w:t xml:space="preserve"> </w:t>
      </w:r>
      <w:r w:rsidRPr="00C160FC">
        <w:rPr>
          <w:sz w:val="24"/>
          <w:szCs w:val="24"/>
        </w:rPr>
        <w:t>this</w:t>
      </w:r>
      <w:r w:rsidRPr="00C160FC">
        <w:rPr>
          <w:spacing w:val="-6"/>
          <w:sz w:val="24"/>
          <w:szCs w:val="24"/>
        </w:rPr>
        <w:t xml:space="preserve"> </w:t>
      </w:r>
      <w:r w:rsidRPr="00C160FC">
        <w:rPr>
          <w:sz w:val="24"/>
          <w:szCs w:val="24"/>
        </w:rPr>
        <w:t>Agreement</w:t>
      </w:r>
      <w:r w:rsidRPr="00C160FC">
        <w:rPr>
          <w:spacing w:val="-2"/>
          <w:sz w:val="24"/>
          <w:szCs w:val="24"/>
        </w:rPr>
        <w:t>:</w:t>
      </w:r>
    </w:p>
    <w:p w14:paraId="6E6454AF" w14:textId="77777777" w:rsidR="00BC68BC" w:rsidRPr="00C160FC" w:rsidRDefault="00CC6B60">
      <w:pPr>
        <w:pStyle w:val="ListParagraph"/>
        <w:numPr>
          <w:ilvl w:val="2"/>
          <w:numId w:val="3"/>
        </w:numPr>
        <w:tabs>
          <w:tab w:val="left" w:pos="1580"/>
        </w:tabs>
        <w:spacing w:before="118"/>
        <w:ind w:right="520"/>
        <w:rPr>
          <w:sz w:val="24"/>
          <w:szCs w:val="24"/>
        </w:rPr>
      </w:pPr>
      <w:r w:rsidRPr="00C160FC">
        <w:rPr>
          <w:sz w:val="24"/>
          <w:szCs w:val="24"/>
        </w:rPr>
        <w:t>Each Party will promptly return to the other party, within sixty (60) days of termination,</w:t>
      </w:r>
      <w:r w:rsidRPr="00C160FC">
        <w:rPr>
          <w:spacing w:val="-6"/>
          <w:sz w:val="24"/>
          <w:szCs w:val="24"/>
        </w:rPr>
        <w:t xml:space="preserve"> </w:t>
      </w:r>
      <w:r w:rsidRPr="00C160FC">
        <w:rPr>
          <w:sz w:val="24"/>
          <w:szCs w:val="24"/>
        </w:rPr>
        <w:t>all</w:t>
      </w:r>
      <w:r w:rsidRPr="00C160FC">
        <w:rPr>
          <w:spacing w:val="-5"/>
          <w:sz w:val="24"/>
          <w:szCs w:val="24"/>
        </w:rPr>
        <w:t xml:space="preserve"> </w:t>
      </w:r>
      <w:r w:rsidRPr="00C160FC">
        <w:rPr>
          <w:sz w:val="24"/>
          <w:szCs w:val="24"/>
        </w:rPr>
        <w:t>confidential</w:t>
      </w:r>
      <w:r w:rsidRPr="00C160FC">
        <w:rPr>
          <w:spacing w:val="-3"/>
          <w:sz w:val="24"/>
          <w:szCs w:val="24"/>
        </w:rPr>
        <w:t xml:space="preserve"> </w:t>
      </w:r>
      <w:r w:rsidRPr="00C160FC">
        <w:rPr>
          <w:sz w:val="24"/>
          <w:szCs w:val="24"/>
        </w:rPr>
        <w:t>information</w:t>
      </w:r>
      <w:r w:rsidRPr="00C160FC">
        <w:rPr>
          <w:spacing w:val="-5"/>
          <w:sz w:val="24"/>
          <w:szCs w:val="24"/>
        </w:rPr>
        <w:t xml:space="preserve"> </w:t>
      </w:r>
      <w:r w:rsidRPr="00C160FC">
        <w:rPr>
          <w:sz w:val="24"/>
          <w:szCs w:val="24"/>
        </w:rPr>
        <w:t>and</w:t>
      </w:r>
      <w:r w:rsidRPr="00C160FC">
        <w:rPr>
          <w:spacing w:val="-6"/>
          <w:sz w:val="24"/>
          <w:szCs w:val="24"/>
        </w:rPr>
        <w:t xml:space="preserve"> </w:t>
      </w:r>
      <w:r w:rsidRPr="00C160FC">
        <w:rPr>
          <w:sz w:val="24"/>
          <w:szCs w:val="24"/>
        </w:rPr>
        <w:t>all</w:t>
      </w:r>
      <w:r w:rsidRPr="00C160FC">
        <w:rPr>
          <w:spacing w:val="-5"/>
          <w:sz w:val="24"/>
          <w:szCs w:val="24"/>
        </w:rPr>
        <w:t xml:space="preserve"> </w:t>
      </w:r>
      <w:r w:rsidRPr="00C160FC">
        <w:rPr>
          <w:sz w:val="24"/>
          <w:szCs w:val="24"/>
        </w:rPr>
        <w:t>copies</w:t>
      </w:r>
      <w:r w:rsidRPr="00C160FC">
        <w:rPr>
          <w:spacing w:val="-3"/>
          <w:sz w:val="24"/>
          <w:szCs w:val="24"/>
        </w:rPr>
        <w:t xml:space="preserve"> </w:t>
      </w:r>
      <w:r w:rsidRPr="00C160FC">
        <w:rPr>
          <w:sz w:val="24"/>
          <w:szCs w:val="24"/>
        </w:rPr>
        <w:t>and</w:t>
      </w:r>
      <w:r w:rsidRPr="00C160FC">
        <w:rPr>
          <w:spacing w:val="-4"/>
          <w:sz w:val="24"/>
          <w:szCs w:val="24"/>
        </w:rPr>
        <w:t xml:space="preserve"> </w:t>
      </w:r>
      <w:r w:rsidRPr="00C160FC">
        <w:rPr>
          <w:sz w:val="24"/>
          <w:szCs w:val="24"/>
        </w:rPr>
        <w:t>portions</w:t>
      </w:r>
      <w:r w:rsidRPr="00C160FC">
        <w:rPr>
          <w:spacing w:val="-3"/>
          <w:sz w:val="24"/>
          <w:szCs w:val="24"/>
        </w:rPr>
        <w:t xml:space="preserve"> </w:t>
      </w:r>
      <w:r w:rsidRPr="00C160FC">
        <w:rPr>
          <w:sz w:val="24"/>
          <w:szCs w:val="24"/>
        </w:rPr>
        <w:t>thereof,</w:t>
      </w:r>
      <w:r w:rsidRPr="00C160FC">
        <w:rPr>
          <w:spacing w:val="-3"/>
          <w:sz w:val="24"/>
          <w:szCs w:val="24"/>
        </w:rPr>
        <w:t xml:space="preserve"> </w:t>
      </w:r>
      <w:r w:rsidRPr="00C160FC">
        <w:rPr>
          <w:sz w:val="24"/>
          <w:szCs w:val="24"/>
        </w:rPr>
        <w:t>in all forms and types of media provided by the other party together with a declaration under oath that all copies have been returned.</w:t>
      </w:r>
    </w:p>
    <w:p w14:paraId="1A11A979" w14:textId="77777777" w:rsidR="00BC68BC" w:rsidRPr="00C160FC" w:rsidRDefault="00CC6B60">
      <w:pPr>
        <w:pStyle w:val="ListParagraph"/>
        <w:numPr>
          <w:ilvl w:val="2"/>
          <w:numId w:val="3"/>
        </w:numPr>
        <w:tabs>
          <w:tab w:val="left" w:pos="1580"/>
        </w:tabs>
        <w:spacing w:before="1"/>
        <w:ind w:right="603"/>
        <w:rPr>
          <w:sz w:val="24"/>
          <w:szCs w:val="24"/>
        </w:rPr>
      </w:pPr>
      <w:r w:rsidRPr="00C160FC">
        <w:rPr>
          <w:sz w:val="24"/>
          <w:szCs w:val="24"/>
        </w:rPr>
        <w:t>Each</w:t>
      </w:r>
      <w:r w:rsidRPr="00C160FC">
        <w:rPr>
          <w:spacing w:val="-4"/>
          <w:sz w:val="24"/>
          <w:szCs w:val="24"/>
        </w:rPr>
        <w:t xml:space="preserve"> </w:t>
      </w:r>
      <w:r w:rsidRPr="00C160FC">
        <w:rPr>
          <w:sz w:val="24"/>
          <w:szCs w:val="24"/>
        </w:rPr>
        <w:t>Party</w:t>
      </w:r>
      <w:r w:rsidRPr="00C160FC">
        <w:rPr>
          <w:spacing w:val="-5"/>
          <w:sz w:val="24"/>
          <w:szCs w:val="24"/>
        </w:rPr>
        <w:t xml:space="preserve"> </w:t>
      </w:r>
      <w:r w:rsidRPr="00C160FC">
        <w:rPr>
          <w:sz w:val="24"/>
          <w:szCs w:val="24"/>
        </w:rPr>
        <w:t>will</w:t>
      </w:r>
      <w:r w:rsidRPr="00C160FC">
        <w:rPr>
          <w:spacing w:val="-4"/>
          <w:sz w:val="24"/>
          <w:szCs w:val="24"/>
        </w:rPr>
        <w:t xml:space="preserve"> </w:t>
      </w:r>
      <w:r w:rsidRPr="00C160FC">
        <w:rPr>
          <w:sz w:val="24"/>
          <w:szCs w:val="24"/>
        </w:rPr>
        <w:t>be</w:t>
      </w:r>
      <w:r w:rsidRPr="00C160FC">
        <w:rPr>
          <w:spacing w:val="-2"/>
          <w:sz w:val="24"/>
          <w:szCs w:val="24"/>
        </w:rPr>
        <w:t xml:space="preserve"> </w:t>
      </w:r>
      <w:r w:rsidRPr="00C160FC">
        <w:rPr>
          <w:sz w:val="24"/>
          <w:szCs w:val="24"/>
        </w:rPr>
        <w:t>responsible</w:t>
      </w:r>
      <w:r w:rsidRPr="00C160FC">
        <w:rPr>
          <w:spacing w:val="-2"/>
          <w:sz w:val="24"/>
          <w:szCs w:val="24"/>
        </w:rPr>
        <w:t xml:space="preserve"> </w:t>
      </w:r>
      <w:r w:rsidRPr="00C160FC">
        <w:rPr>
          <w:sz w:val="24"/>
          <w:szCs w:val="24"/>
        </w:rPr>
        <w:t>to</w:t>
      </w:r>
      <w:r w:rsidRPr="00C160FC">
        <w:rPr>
          <w:spacing w:val="-3"/>
          <w:sz w:val="24"/>
          <w:szCs w:val="24"/>
        </w:rPr>
        <w:t xml:space="preserve"> </w:t>
      </w:r>
      <w:r w:rsidRPr="00C160FC">
        <w:rPr>
          <w:sz w:val="24"/>
          <w:szCs w:val="24"/>
        </w:rPr>
        <w:t>make</w:t>
      </w:r>
      <w:r w:rsidRPr="00C160FC">
        <w:rPr>
          <w:spacing w:val="-5"/>
          <w:sz w:val="24"/>
          <w:szCs w:val="24"/>
        </w:rPr>
        <w:t xml:space="preserve"> </w:t>
      </w:r>
      <w:r w:rsidRPr="00C160FC">
        <w:rPr>
          <w:sz w:val="24"/>
          <w:szCs w:val="24"/>
        </w:rPr>
        <w:t>all</w:t>
      </w:r>
      <w:r w:rsidRPr="00C160FC">
        <w:rPr>
          <w:spacing w:val="-2"/>
          <w:sz w:val="24"/>
          <w:szCs w:val="24"/>
        </w:rPr>
        <w:t xml:space="preserve"> </w:t>
      </w:r>
      <w:r w:rsidRPr="00C160FC">
        <w:rPr>
          <w:sz w:val="24"/>
          <w:szCs w:val="24"/>
        </w:rPr>
        <w:t>payments</w:t>
      </w:r>
      <w:r w:rsidRPr="00C160FC">
        <w:rPr>
          <w:spacing w:val="-2"/>
          <w:sz w:val="24"/>
          <w:szCs w:val="24"/>
        </w:rPr>
        <w:t xml:space="preserve"> </w:t>
      </w:r>
      <w:r w:rsidRPr="00C160FC">
        <w:rPr>
          <w:sz w:val="24"/>
          <w:szCs w:val="24"/>
        </w:rPr>
        <w:t>to</w:t>
      </w:r>
      <w:r w:rsidRPr="00C160FC">
        <w:rPr>
          <w:spacing w:val="-3"/>
          <w:sz w:val="24"/>
          <w:szCs w:val="24"/>
        </w:rPr>
        <w:t xml:space="preserve"> </w:t>
      </w:r>
      <w:r w:rsidRPr="00C160FC">
        <w:rPr>
          <w:sz w:val="24"/>
          <w:szCs w:val="24"/>
        </w:rPr>
        <w:t>the</w:t>
      </w:r>
      <w:r w:rsidRPr="00C160FC">
        <w:rPr>
          <w:spacing w:val="-2"/>
          <w:sz w:val="24"/>
          <w:szCs w:val="24"/>
        </w:rPr>
        <w:t xml:space="preserve"> </w:t>
      </w:r>
      <w:r w:rsidRPr="00C160FC">
        <w:rPr>
          <w:sz w:val="24"/>
          <w:szCs w:val="24"/>
        </w:rPr>
        <w:t>other</w:t>
      </w:r>
      <w:r w:rsidRPr="00C160FC">
        <w:rPr>
          <w:spacing w:val="-3"/>
          <w:sz w:val="24"/>
          <w:szCs w:val="24"/>
        </w:rPr>
        <w:t xml:space="preserve"> </w:t>
      </w:r>
      <w:r w:rsidRPr="00C160FC">
        <w:rPr>
          <w:sz w:val="24"/>
          <w:szCs w:val="24"/>
        </w:rPr>
        <w:t>Party</w:t>
      </w:r>
      <w:r w:rsidRPr="00C160FC">
        <w:rPr>
          <w:spacing w:val="-5"/>
          <w:sz w:val="24"/>
          <w:szCs w:val="24"/>
        </w:rPr>
        <w:t xml:space="preserve"> </w:t>
      </w:r>
      <w:r w:rsidRPr="00C160FC">
        <w:rPr>
          <w:sz w:val="24"/>
          <w:szCs w:val="24"/>
        </w:rPr>
        <w:t>for</w:t>
      </w:r>
      <w:r w:rsidRPr="00C160FC">
        <w:rPr>
          <w:spacing w:val="-6"/>
          <w:sz w:val="24"/>
          <w:szCs w:val="24"/>
        </w:rPr>
        <w:t xml:space="preserve"> </w:t>
      </w:r>
      <w:proofErr w:type="gramStart"/>
      <w:r w:rsidRPr="00C160FC">
        <w:rPr>
          <w:sz w:val="24"/>
          <w:szCs w:val="24"/>
        </w:rPr>
        <w:t>any and all</w:t>
      </w:r>
      <w:proofErr w:type="gramEnd"/>
      <w:r w:rsidRPr="00C160FC">
        <w:rPr>
          <w:sz w:val="24"/>
          <w:szCs w:val="24"/>
        </w:rPr>
        <w:t xml:space="preserve"> fees incurred for services provided prior to termination.</w:t>
      </w:r>
    </w:p>
    <w:p w14:paraId="329F5003" w14:textId="77777777" w:rsidR="00BC68BC" w:rsidRPr="00C160FC" w:rsidRDefault="00BC68BC">
      <w:pPr>
        <w:pStyle w:val="BodyText"/>
        <w:spacing w:before="10"/>
        <w:rPr>
          <w:rFonts w:ascii="Times New Roman" w:hAnsi="Times New Roman" w:cs="Times New Roman"/>
          <w:sz w:val="24"/>
          <w:szCs w:val="24"/>
        </w:rPr>
      </w:pPr>
    </w:p>
    <w:p w14:paraId="24CD60C1" w14:textId="77777777" w:rsidR="00BC68BC" w:rsidRPr="00C160FC" w:rsidRDefault="00CC6B60">
      <w:pPr>
        <w:pStyle w:val="ListParagraph"/>
        <w:numPr>
          <w:ilvl w:val="1"/>
          <w:numId w:val="3"/>
        </w:numPr>
        <w:tabs>
          <w:tab w:val="left" w:pos="1039"/>
          <w:tab w:val="left" w:pos="1040"/>
        </w:tabs>
        <w:ind w:right="321"/>
        <w:rPr>
          <w:sz w:val="24"/>
          <w:szCs w:val="24"/>
        </w:rPr>
      </w:pPr>
      <w:bookmarkStart w:id="73" w:name="9.7_Survival.__The_rights_and_obligation"/>
      <w:bookmarkEnd w:id="73"/>
      <w:r w:rsidRPr="00C160FC">
        <w:rPr>
          <w:b/>
          <w:sz w:val="24"/>
          <w:szCs w:val="24"/>
        </w:rPr>
        <w:t>Survival</w:t>
      </w:r>
      <w:r w:rsidRPr="00C160FC">
        <w:rPr>
          <w:sz w:val="24"/>
          <w:szCs w:val="24"/>
        </w:rPr>
        <w:t>.</w:t>
      </w:r>
      <w:r w:rsidRPr="00C160FC">
        <w:rPr>
          <w:spacing w:val="40"/>
          <w:sz w:val="24"/>
          <w:szCs w:val="24"/>
        </w:rPr>
        <w:t xml:space="preserve"> </w:t>
      </w:r>
      <w:r w:rsidRPr="00C160FC">
        <w:rPr>
          <w:sz w:val="24"/>
          <w:szCs w:val="24"/>
        </w:rPr>
        <w:t>The</w:t>
      </w:r>
      <w:r w:rsidRPr="00C160FC">
        <w:rPr>
          <w:spacing w:val="-2"/>
          <w:sz w:val="24"/>
          <w:szCs w:val="24"/>
        </w:rPr>
        <w:t xml:space="preserve"> </w:t>
      </w:r>
      <w:r w:rsidRPr="00C160FC">
        <w:rPr>
          <w:sz w:val="24"/>
          <w:szCs w:val="24"/>
        </w:rPr>
        <w:t>rights</w:t>
      </w:r>
      <w:r w:rsidRPr="00C160FC">
        <w:rPr>
          <w:spacing w:val="-5"/>
          <w:sz w:val="24"/>
          <w:szCs w:val="24"/>
        </w:rPr>
        <w:t xml:space="preserve"> </w:t>
      </w:r>
      <w:r w:rsidRPr="00C160FC">
        <w:rPr>
          <w:sz w:val="24"/>
          <w:szCs w:val="24"/>
        </w:rPr>
        <w:t>and</w:t>
      </w:r>
      <w:r w:rsidRPr="00C160FC">
        <w:rPr>
          <w:spacing w:val="-5"/>
          <w:sz w:val="24"/>
          <w:szCs w:val="24"/>
        </w:rPr>
        <w:t xml:space="preserve"> </w:t>
      </w:r>
      <w:r w:rsidRPr="00C160FC">
        <w:rPr>
          <w:sz w:val="24"/>
          <w:szCs w:val="24"/>
        </w:rPr>
        <w:t>obligations</w:t>
      </w:r>
      <w:r w:rsidRPr="00C160FC">
        <w:rPr>
          <w:spacing w:val="-2"/>
          <w:sz w:val="24"/>
          <w:szCs w:val="24"/>
        </w:rPr>
        <w:t xml:space="preserve"> </w:t>
      </w:r>
      <w:r w:rsidRPr="00C160FC">
        <w:rPr>
          <w:sz w:val="24"/>
          <w:szCs w:val="24"/>
        </w:rPr>
        <w:t>of</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parties</w:t>
      </w:r>
      <w:r w:rsidRPr="00C160FC">
        <w:rPr>
          <w:spacing w:val="-2"/>
          <w:sz w:val="24"/>
          <w:szCs w:val="24"/>
        </w:rPr>
        <w:t xml:space="preserve"> </w:t>
      </w:r>
      <w:r w:rsidRPr="00C160FC">
        <w:rPr>
          <w:sz w:val="24"/>
          <w:szCs w:val="24"/>
        </w:rPr>
        <w:t>contained</w:t>
      </w:r>
      <w:r w:rsidRPr="00C160FC">
        <w:rPr>
          <w:spacing w:val="-5"/>
          <w:sz w:val="24"/>
          <w:szCs w:val="24"/>
        </w:rPr>
        <w:t xml:space="preserve"> </w:t>
      </w:r>
      <w:r w:rsidRPr="00C160FC">
        <w:rPr>
          <w:sz w:val="24"/>
          <w:szCs w:val="24"/>
        </w:rPr>
        <w:t>in</w:t>
      </w:r>
      <w:r w:rsidRPr="00C160FC">
        <w:rPr>
          <w:spacing w:val="-4"/>
          <w:sz w:val="24"/>
          <w:szCs w:val="24"/>
        </w:rPr>
        <w:t xml:space="preserve"> </w:t>
      </w:r>
      <w:r w:rsidRPr="00C160FC">
        <w:rPr>
          <w:sz w:val="24"/>
          <w:szCs w:val="24"/>
        </w:rPr>
        <w:t>Sections</w:t>
      </w:r>
      <w:r w:rsidRPr="00C160FC">
        <w:rPr>
          <w:spacing w:val="-2"/>
          <w:sz w:val="24"/>
          <w:szCs w:val="24"/>
        </w:rPr>
        <w:t xml:space="preserve"> </w:t>
      </w:r>
      <w:r w:rsidRPr="00C160FC">
        <w:rPr>
          <w:sz w:val="24"/>
          <w:szCs w:val="24"/>
        </w:rPr>
        <w:t>9</w:t>
      </w:r>
      <w:r w:rsidRPr="00C160FC">
        <w:rPr>
          <w:spacing w:val="-5"/>
          <w:sz w:val="24"/>
          <w:szCs w:val="24"/>
        </w:rPr>
        <w:t xml:space="preserve"> </w:t>
      </w:r>
      <w:r w:rsidRPr="00C160FC">
        <w:rPr>
          <w:sz w:val="24"/>
          <w:szCs w:val="24"/>
        </w:rPr>
        <w:t>and</w:t>
      </w:r>
      <w:r w:rsidRPr="00C160FC">
        <w:rPr>
          <w:spacing w:val="-3"/>
          <w:sz w:val="24"/>
          <w:szCs w:val="24"/>
        </w:rPr>
        <w:t xml:space="preserve"> </w:t>
      </w:r>
      <w:r w:rsidRPr="00C160FC">
        <w:rPr>
          <w:sz w:val="24"/>
          <w:szCs w:val="24"/>
        </w:rPr>
        <w:t>10</w:t>
      </w:r>
      <w:r w:rsidRPr="00C160FC">
        <w:rPr>
          <w:spacing w:val="-2"/>
          <w:sz w:val="24"/>
          <w:szCs w:val="24"/>
        </w:rPr>
        <w:t xml:space="preserve"> </w:t>
      </w:r>
      <w:r w:rsidRPr="00C160FC">
        <w:rPr>
          <w:sz w:val="24"/>
          <w:szCs w:val="24"/>
        </w:rPr>
        <w:t>shall survive the termination of this Agreement.</w:t>
      </w:r>
    </w:p>
    <w:p w14:paraId="76058189" w14:textId="77777777" w:rsidR="00BC68BC" w:rsidRPr="00C160FC" w:rsidRDefault="00BC68BC">
      <w:pPr>
        <w:pStyle w:val="BodyText"/>
        <w:spacing w:before="9"/>
        <w:rPr>
          <w:rFonts w:ascii="Times New Roman" w:hAnsi="Times New Roman" w:cs="Times New Roman"/>
          <w:sz w:val="24"/>
          <w:szCs w:val="24"/>
        </w:rPr>
      </w:pPr>
    </w:p>
    <w:p w14:paraId="4C47522A" w14:textId="523B965A" w:rsidR="00BC68BC" w:rsidRPr="00C160FC" w:rsidRDefault="001F22BD">
      <w:pPr>
        <w:pStyle w:val="Heading2"/>
        <w:numPr>
          <w:ilvl w:val="0"/>
          <w:numId w:val="6"/>
        </w:numPr>
        <w:tabs>
          <w:tab w:val="left" w:pos="500"/>
        </w:tabs>
        <w:spacing w:before="1"/>
        <w:ind w:left="499" w:hanging="360"/>
        <w:rPr>
          <w:rFonts w:ascii="Times New Roman" w:hAnsi="Times New Roman" w:cs="Times New Roman"/>
          <w:sz w:val="24"/>
          <w:szCs w:val="24"/>
        </w:rPr>
      </w:pPr>
      <w:r w:rsidRPr="00C160FC">
        <w:rPr>
          <w:rFonts w:ascii="Times New Roman" w:hAnsi="Times New Roman" w:cs="Times New Roman"/>
          <w:noProof/>
          <w:sz w:val="24"/>
          <w:szCs w:val="24"/>
        </w:rPr>
        <w:lastRenderedPageBreak/>
        <mc:AlternateContent>
          <mc:Choice Requires="wps">
            <w:drawing>
              <wp:anchor distT="0" distB="0" distL="0" distR="0" simplePos="0" relativeHeight="487608320" behindDoc="1" locked="0" layoutInCell="1" allowOverlap="1" wp14:anchorId="3E6AF232" wp14:editId="6877AD2D">
                <wp:simplePos x="0" y="0"/>
                <wp:positionH relativeFrom="page">
                  <wp:posOffset>895985</wp:posOffset>
                </wp:positionH>
                <wp:positionV relativeFrom="paragraph">
                  <wp:posOffset>200660</wp:posOffset>
                </wp:positionV>
                <wp:extent cx="5980430" cy="6350"/>
                <wp:effectExtent l="0" t="0" r="0" b="0"/>
                <wp:wrapTopAndBottom/>
                <wp:docPr id="118947948" name="docshape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81393" id="docshape58" o:spid="_x0000_s1026" style="position:absolute;margin-left:70.55pt;margin-top:15.8pt;width:470.9pt;height:.5pt;z-index:-1570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FDe1PLfAAAACgEAAA8AAABkcnMvZG93bnJldi54bWxMj8FOwzAM&#10;hu9IvENkJG4saRlV1zWdGBJHJDY4sFvaeG21xilJthWenuw0jr/96ffncjWZgZ3Q+d6ShGQmgCE1&#10;VvfUSvj8eH3IgfmgSKvBEkr4QQ+r6vamVIW2Z9rgaRtaFkvIF0pCF8JYcO6bDo3yMzsixd3eOqNC&#10;jK7l2qlzLDcDT4XIuFE9xQudGvGlw+awPRoJ60W+/n6f09vvpt7h7qs+P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UN7U8t8AAAAKAQAADwAAAAAAAAAAAAAAAABABAAAZHJzL2Rvd25yZXYu&#10;eG1sUEsFBgAAAAAEAAQA8wAAAEwFAAAAAA==&#10;" fillcolor="black" stroked="f">
                <w10:wrap type="topAndBottom" anchorx="page"/>
              </v:rect>
            </w:pict>
          </mc:Fallback>
        </mc:AlternateContent>
      </w:r>
      <w:bookmarkStart w:id="74" w:name="10_INDEMNITY"/>
      <w:bookmarkEnd w:id="74"/>
      <w:r w:rsidRPr="00C160FC">
        <w:rPr>
          <w:rFonts w:ascii="Times New Roman" w:hAnsi="Times New Roman" w:cs="Times New Roman"/>
          <w:spacing w:val="-2"/>
          <w:sz w:val="24"/>
          <w:szCs w:val="24"/>
        </w:rPr>
        <w:t>INDEMNITY</w:t>
      </w:r>
    </w:p>
    <w:p w14:paraId="6727F696" w14:textId="77777777" w:rsidR="00BC68BC" w:rsidRPr="00C160FC" w:rsidRDefault="00BC68BC">
      <w:pPr>
        <w:pStyle w:val="BodyText"/>
        <w:spacing w:before="11"/>
        <w:rPr>
          <w:rFonts w:ascii="Times New Roman" w:hAnsi="Times New Roman" w:cs="Times New Roman"/>
          <w:b/>
          <w:sz w:val="24"/>
          <w:szCs w:val="24"/>
        </w:rPr>
      </w:pPr>
    </w:p>
    <w:p w14:paraId="032BD6D3" w14:textId="77777777" w:rsidR="00BC68BC" w:rsidRPr="00C160FC" w:rsidRDefault="00CC6B60">
      <w:pPr>
        <w:pStyle w:val="ListParagraph"/>
        <w:numPr>
          <w:ilvl w:val="1"/>
          <w:numId w:val="6"/>
        </w:numPr>
        <w:tabs>
          <w:tab w:val="left" w:pos="1039"/>
          <w:tab w:val="left" w:pos="1040"/>
        </w:tabs>
        <w:spacing w:before="31"/>
        <w:ind w:left="1039" w:right="274"/>
        <w:rPr>
          <w:sz w:val="24"/>
          <w:szCs w:val="24"/>
        </w:rPr>
      </w:pPr>
      <w:bookmarkStart w:id="75" w:name="10.1_Each_Party_shall_fully_indemnify_(t"/>
      <w:bookmarkEnd w:id="75"/>
      <w:r w:rsidRPr="00C160FC">
        <w:rPr>
          <w:sz w:val="24"/>
          <w:szCs w:val="24"/>
        </w:rPr>
        <w:t>Each Party shall fully indemnify (the “Indemnifying Party”), hold harmless and defend (collectively “indemnify” and “indemnification”) the other Party and their directors, officers, employees, agents, and stockholders (collectively, “Indemnified Party”) from and against all third-party claims, demands, actions, suits, damages, liabilities,</w:t>
      </w:r>
      <w:r w:rsidRPr="00C160FC">
        <w:rPr>
          <w:spacing w:val="-3"/>
          <w:sz w:val="24"/>
          <w:szCs w:val="24"/>
        </w:rPr>
        <w:t xml:space="preserve"> </w:t>
      </w:r>
      <w:r w:rsidRPr="00C160FC">
        <w:rPr>
          <w:sz w:val="24"/>
          <w:szCs w:val="24"/>
        </w:rPr>
        <w:t>losses,</w:t>
      </w:r>
      <w:r w:rsidRPr="00C160FC">
        <w:rPr>
          <w:spacing w:val="-3"/>
          <w:sz w:val="24"/>
          <w:szCs w:val="24"/>
        </w:rPr>
        <w:t xml:space="preserve"> </w:t>
      </w:r>
      <w:r w:rsidRPr="00C160FC">
        <w:rPr>
          <w:sz w:val="24"/>
          <w:szCs w:val="24"/>
        </w:rPr>
        <w:t>settlements,</w:t>
      </w:r>
      <w:r w:rsidRPr="00C160FC">
        <w:rPr>
          <w:spacing w:val="-6"/>
          <w:sz w:val="24"/>
          <w:szCs w:val="24"/>
        </w:rPr>
        <w:t xml:space="preserve"> </w:t>
      </w:r>
      <w:r w:rsidRPr="00C160FC">
        <w:rPr>
          <w:sz w:val="24"/>
          <w:szCs w:val="24"/>
        </w:rPr>
        <w:t>judgments,</w:t>
      </w:r>
      <w:r w:rsidRPr="00C160FC">
        <w:rPr>
          <w:spacing w:val="-3"/>
          <w:sz w:val="24"/>
          <w:szCs w:val="24"/>
        </w:rPr>
        <w:t xml:space="preserve"> </w:t>
      </w:r>
      <w:r w:rsidRPr="00C160FC">
        <w:rPr>
          <w:sz w:val="24"/>
          <w:szCs w:val="24"/>
        </w:rPr>
        <w:t>costs</w:t>
      </w:r>
      <w:r w:rsidRPr="00C160FC">
        <w:rPr>
          <w:spacing w:val="-6"/>
          <w:sz w:val="24"/>
          <w:szCs w:val="24"/>
        </w:rPr>
        <w:t xml:space="preserve"> </w:t>
      </w:r>
      <w:r w:rsidRPr="00C160FC">
        <w:rPr>
          <w:sz w:val="24"/>
          <w:szCs w:val="24"/>
        </w:rPr>
        <w:t>and</w:t>
      </w:r>
      <w:r w:rsidRPr="00C160FC">
        <w:rPr>
          <w:spacing w:val="-4"/>
          <w:sz w:val="24"/>
          <w:szCs w:val="24"/>
        </w:rPr>
        <w:t xml:space="preserve"> </w:t>
      </w:r>
      <w:r w:rsidRPr="00C160FC">
        <w:rPr>
          <w:sz w:val="24"/>
          <w:szCs w:val="24"/>
        </w:rPr>
        <w:t>expenses</w:t>
      </w:r>
      <w:r w:rsidRPr="00C160FC">
        <w:rPr>
          <w:spacing w:val="-3"/>
          <w:sz w:val="24"/>
          <w:szCs w:val="24"/>
        </w:rPr>
        <w:t xml:space="preserve"> </w:t>
      </w:r>
      <w:r w:rsidRPr="00C160FC">
        <w:rPr>
          <w:sz w:val="24"/>
          <w:szCs w:val="24"/>
        </w:rPr>
        <w:t>(including</w:t>
      </w:r>
      <w:r w:rsidRPr="00C160FC">
        <w:rPr>
          <w:spacing w:val="-4"/>
          <w:sz w:val="24"/>
          <w:szCs w:val="24"/>
        </w:rPr>
        <w:t xml:space="preserve"> </w:t>
      </w:r>
      <w:r w:rsidRPr="00C160FC">
        <w:rPr>
          <w:sz w:val="24"/>
          <w:szCs w:val="24"/>
        </w:rPr>
        <w:t>but</w:t>
      </w:r>
      <w:r w:rsidRPr="00C160FC">
        <w:rPr>
          <w:spacing w:val="-3"/>
          <w:sz w:val="24"/>
          <w:szCs w:val="24"/>
        </w:rPr>
        <w:t xml:space="preserve"> </w:t>
      </w:r>
      <w:r w:rsidRPr="00C160FC">
        <w:rPr>
          <w:sz w:val="24"/>
          <w:szCs w:val="24"/>
        </w:rPr>
        <w:t>not</w:t>
      </w:r>
      <w:r w:rsidRPr="00C160FC">
        <w:rPr>
          <w:spacing w:val="-3"/>
          <w:sz w:val="24"/>
          <w:szCs w:val="24"/>
        </w:rPr>
        <w:t xml:space="preserve"> </w:t>
      </w:r>
      <w:r w:rsidRPr="00C160FC">
        <w:rPr>
          <w:sz w:val="24"/>
          <w:szCs w:val="24"/>
        </w:rPr>
        <w:t>limited to reasonable attorney’s fees and costs) (collectively, any “Claim”), which arise out of or relate to:</w:t>
      </w:r>
    </w:p>
    <w:p w14:paraId="43DD1992" w14:textId="77777777" w:rsidR="00BC68BC" w:rsidRPr="00C160FC" w:rsidRDefault="00CC6B60">
      <w:pPr>
        <w:pStyle w:val="ListParagraph"/>
        <w:numPr>
          <w:ilvl w:val="2"/>
          <w:numId w:val="6"/>
        </w:numPr>
        <w:tabs>
          <w:tab w:val="left" w:pos="1580"/>
        </w:tabs>
        <w:spacing w:before="120"/>
        <w:ind w:right="1184"/>
        <w:rPr>
          <w:sz w:val="24"/>
          <w:szCs w:val="24"/>
        </w:rPr>
      </w:pPr>
      <w:r w:rsidRPr="00C160FC">
        <w:rPr>
          <w:sz w:val="24"/>
          <w:szCs w:val="24"/>
        </w:rPr>
        <w:t>any</w:t>
      </w:r>
      <w:r w:rsidRPr="00C160FC">
        <w:rPr>
          <w:spacing w:val="-4"/>
          <w:sz w:val="24"/>
          <w:szCs w:val="24"/>
        </w:rPr>
        <w:t xml:space="preserve"> </w:t>
      </w:r>
      <w:r w:rsidRPr="00C160FC">
        <w:rPr>
          <w:sz w:val="24"/>
          <w:szCs w:val="24"/>
        </w:rPr>
        <w:t>breach</w:t>
      </w:r>
      <w:r w:rsidRPr="00C160FC">
        <w:rPr>
          <w:spacing w:val="-3"/>
          <w:sz w:val="24"/>
          <w:szCs w:val="24"/>
        </w:rPr>
        <w:t xml:space="preserve"> </w:t>
      </w:r>
      <w:r w:rsidRPr="00C160FC">
        <w:rPr>
          <w:sz w:val="24"/>
          <w:szCs w:val="24"/>
        </w:rPr>
        <w:t>of</w:t>
      </w:r>
      <w:r w:rsidRPr="00C160FC">
        <w:rPr>
          <w:spacing w:val="-3"/>
          <w:sz w:val="24"/>
          <w:szCs w:val="24"/>
        </w:rPr>
        <w:t xml:space="preserve"> </w:t>
      </w:r>
      <w:r w:rsidRPr="00C160FC">
        <w:rPr>
          <w:sz w:val="24"/>
          <w:szCs w:val="24"/>
        </w:rPr>
        <w:t>any</w:t>
      </w:r>
      <w:r w:rsidRPr="00C160FC">
        <w:rPr>
          <w:spacing w:val="-4"/>
          <w:sz w:val="24"/>
          <w:szCs w:val="24"/>
        </w:rPr>
        <w:t xml:space="preserve"> </w:t>
      </w:r>
      <w:r w:rsidRPr="00C160FC">
        <w:rPr>
          <w:sz w:val="24"/>
          <w:szCs w:val="24"/>
        </w:rPr>
        <w:t>representation</w:t>
      </w:r>
      <w:r w:rsidRPr="00C160FC">
        <w:rPr>
          <w:spacing w:val="-3"/>
          <w:sz w:val="24"/>
          <w:szCs w:val="24"/>
        </w:rPr>
        <w:t xml:space="preserve"> </w:t>
      </w:r>
      <w:r w:rsidRPr="00C160FC">
        <w:rPr>
          <w:sz w:val="24"/>
          <w:szCs w:val="24"/>
        </w:rPr>
        <w:t>or</w:t>
      </w:r>
      <w:r w:rsidRPr="00C160FC">
        <w:rPr>
          <w:spacing w:val="-4"/>
          <w:sz w:val="24"/>
          <w:szCs w:val="24"/>
        </w:rPr>
        <w:t xml:space="preserve"> </w:t>
      </w:r>
      <w:r w:rsidRPr="00C160FC">
        <w:rPr>
          <w:sz w:val="24"/>
          <w:szCs w:val="24"/>
        </w:rPr>
        <w:t>warranty</w:t>
      </w:r>
      <w:r w:rsidRPr="00C160FC">
        <w:rPr>
          <w:spacing w:val="-4"/>
          <w:sz w:val="24"/>
          <w:szCs w:val="24"/>
        </w:rPr>
        <w:t xml:space="preserve"> </w:t>
      </w:r>
      <w:r w:rsidRPr="00C160FC">
        <w:rPr>
          <w:sz w:val="24"/>
          <w:szCs w:val="24"/>
        </w:rPr>
        <w:t>of</w:t>
      </w:r>
      <w:r w:rsidRPr="00C160FC">
        <w:rPr>
          <w:spacing w:val="-3"/>
          <w:sz w:val="24"/>
          <w:szCs w:val="24"/>
        </w:rPr>
        <w:t xml:space="preserve"> </w:t>
      </w:r>
      <w:r w:rsidRPr="00C160FC">
        <w:rPr>
          <w:sz w:val="24"/>
          <w:szCs w:val="24"/>
        </w:rPr>
        <w:t>the</w:t>
      </w:r>
      <w:r w:rsidRPr="00C160FC">
        <w:rPr>
          <w:spacing w:val="-4"/>
          <w:sz w:val="24"/>
          <w:szCs w:val="24"/>
        </w:rPr>
        <w:t xml:space="preserve"> </w:t>
      </w:r>
      <w:r w:rsidRPr="00C160FC">
        <w:rPr>
          <w:sz w:val="24"/>
          <w:szCs w:val="24"/>
        </w:rPr>
        <w:t>Indemnifying</w:t>
      </w:r>
      <w:r w:rsidRPr="00C160FC">
        <w:rPr>
          <w:spacing w:val="-6"/>
          <w:sz w:val="24"/>
          <w:szCs w:val="24"/>
        </w:rPr>
        <w:t xml:space="preserve"> </w:t>
      </w:r>
      <w:r w:rsidRPr="00C160FC">
        <w:rPr>
          <w:sz w:val="24"/>
          <w:szCs w:val="24"/>
        </w:rPr>
        <w:t>Party contained in this Agreement;</w:t>
      </w:r>
    </w:p>
    <w:p w14:paraId="142AC35F" w14:textId="77777777" w:rsidR="00BC68BC" w:rsidRPr="00C160FC" w:rsidRDefault="00CC6B60">
      <w:pPr>
        <w:pStyle w:val="ListParagraph"/>
        <w:numPr>
          <w:ilvl w:val="2"/>
          <w:numId w:val="6"/>
        </w:numPr>
        <w:tabs>
          <w:tab w:val="left" w:pos="1580"/>
        </w:tabs>
        <w:ind w:right="1425"/>
        <w:rPr>
          <w:sz w:val="24"/>
          <w:szCs w:val="24"/>
        </w:rPr>
      </w:pPr>
      <w:r w:rsidRPr="00C160FC">
        <w:rPr>
          <w:sz w:val="24"/>
          <w:szCs w:val="24"/>
        </w:rPr>
        <w:t>any</w:t>
      </w:r>
      <w:r w:rsidRPr="00C160FC">
        <w:rPr>
          <w:spacing w:val="-4"/>
          <w:sz w:val="24"/>
          <w:szCs w:val="24"/>
        </w:rPr>
        <w:t xml:space="preserve"> </w:t>
      </w:r>
      <w:r w:rsidRPr="00C160FC">
        <w:rPr>
          <w:sz w:val="24"/>
          <w:szCs w:val="24"/>
        </w:rPr>
        <w:t>breach</w:t>
      </w:r>
      <w:r w:rsidRPr="00C160FC">
        <w:rPr>
          <w:spacing w:val="-2"/>
          <w:sz w:val="24"/>
          <w:szCs w:val="24"/>
        </w:rPr>
        <w:t xml:space="preserve"> </w:t>
      </w:r>
      <w:r w:rsidRPr="00C160FC">
        <w:rPr>
          <w:sz w:val="24"/>
          <w:szCs w:val="24"/>
        </w:rPr>
        <w:t>or</w:t>
      </w:r>
      <w:r w:rsidRPr="00C160FC">
        <w:rPr>
          <w:spacing w:val="-4"/>
          <w:sz w:val="24"/>
          <w:szCs w:val="24"/>
        </w:rPr>
        <w:t xml:space="preserve"> </w:t>
      </w:r>
      <w:r w:rsidRPr="00C160FC">
        <w:rPr>
          <w:sz w:val="24"/>
          <w:szCs w:val="24"/>
        </w:rPr>
        <w:t>violation</w:t>
      </w:r>
      <w:r w:rsidRPr="00C160FC">
        <w:rPr>
          <w:spacing w:val="-2"/>
          <w:sz w:val="24"/>
          <w:szCs w:val="24"/>
        </w:rPr>
        <w:t xml:space="preserve"> </w:t>
      </w:r>
      <w:r w:rsidRPr="00C160FC">
        <w:rPr>
          <w:sz w:val="24"/>
          <w:szCs w:val="24"/>
        </w:rPr>
        <w:t>of</w:t>
      </w:r>
      <w:r w:rsidRPr="00C160FC">
        <w:rPr>
          <w:spacing w:val="-2"/>
          <w:sz w:val="24"/>
          <w:szCs w:val="24"/>
        </w:rPr>
        <w:t xml:space="preserve"> </w:t>
      </w:r>
      <w:r w:rsidRPr="00C160FC">
        <w:rPr>
          <w:sz w:val="24"/>
          <w:szCs w:val="24"/>
        </w:rPr>
        <w:t>any</w:t>
      </w:r>
      <w:r w:rsidRPr="00C160FC">
        <w:rPr>
          <w:spacing w:val="-6"/>
          <w:sz w:val="24"/>
          <w:szCs w:val="24"/>
        </w:rPr>
        <w:t xml:space="preserve"> </w:t>
      </w:r>
      <w:r w:rsidRPr="00C160FC">
        <w:rPr>
          <w:sz w:val="24"/>
          <w:szCs w:val="24"/>
        </w:rPr>
        <w:t>covenant</w:t>
      </w:r>
      <w:r w:rsidRPr="00C160FC">
        <w:rPr>
          <w:spacing w:val="-3"/>
          <w:sz w:val="24"/>
          <w:szCs w:val="24"/>
        </w:rPr>
        <w:t xml:space="preserve"> </w:t>
      </w:r>
      <w:r w:rsidRPr="00C160FC">
        <w:rPr>
          <w:sz w:val="24"/>
          <w:szCs w:val="24"/>
        </w:rPr>
        <w:t>or</w:t>
      </w:r>
      <w:r w:rsidRPr="00C160FC">
        <w:rPr>
          <w:spacing w:val="-4"/>
          <w:sz w:val="24"/>
          <w:szCs w:val="24"/>
        </w:rPr>
        <w:t xml:space="preserve"> </w:t>
      </w:r>
      <w:r w:rsidRPr="00C160FC">
        <w:rPr>
          <w:sz w:val="24"/>
          <w:szCs w:val="24"/>
        </w:rPr>
        <w:t>other</w:t>
      </w:r>
      <w:r w:rsidRPr="00C160FC">
        <w:rPr>
          <w:spacing w:val="-4"/>
          <w:sz w:val="24"/>
          <w:szCs w:val="24"/>
        </w:rPr>
        <w:t xml:space="preserve"> </w:t>
      </w:r>
      <w:r w:rsidRPr="00C160FC">
        <w:rPr>
          <w:sz w:val="24"/>
          <w:szCs w:val="24"/>
        </w:rPr>
        <w:t>obligation</w:t>
      </w:r>
      <w:r w:rsidRPr="00C160FC">
        <w:rPr>
          <w:spacing w:val="-2"/>
          <w:sz w:val="24"/>
          <w:szCs w:val="24"/>
        </w:rPr>
        <w:t xml:space="preserve"> </w:t>
      </w:r>
      <w:r w:rsidRPr="00C160FC">
        <w:rPr>
          <w:sz w:val="24"/>
          <w:szCs w:val="24"/>
        </w:rPr>
        <w:t>or</w:t>
      </w:r>
      <w:r w:rsidRPr="00C160FC">
        <w:rPr>
          <w:spacing w:val="-4"/>
          <w:sz w:val="24"/>
          <w:szCs w:val="24"/>
        </w:rPr>
        <w:t xml:space="preserve"> </w:t>
      </w:r>
      <w:r w:rsidRPr="00C160FC">
        <w:rPr>
          <w:sz w:val="24"/>
          <w:szCs w:val="24"/>
        </w:rPr>
        <w:t>duty</w:t>
      </w:r>
      <w:r w:rsidRPr="00C160FC">
        <w:rPr>
          <w:spacing w:val="-4"/>
          <w:sz w:val="24"/>
          <w:szCs w:val="24"/>
        </w:rPr>
        <w:t xml:space="preserve"> </w:t>
      </w:r>
      <w:r w:rsidRPr="00C160FC">
        <w:rPr>
          <w:sz w:val="24"/>
          <w:szCs w:val="24"/>
        </w:rPr>
        <w:t>of Indemnifying Party under this Agreement or under applicable law;</w:t>
      </w:r>
    </w:p>
    <w:p w14:paraId="4795C903" w14:textId="77777777" w:rsidR="00BC68BC" w:rsidRDefault="00CC6B60">
      <w:pPr>
        <w:pStyle w:val="ListParagraph"/>
        <w:numPr>
          <w:ilvl w:val="2"/>
          <w:numId w:val="6"/>
        </w:numPr>
        <w:tabs>
          <w:tab w:val="left" w:pos="1579"/>
          <w:tab w:val="left" w:pos="1580"/>
        </w:tabs>
        <w:ind w:right="531" w:hanging="361"/>
        <w:rPr>
          <w:sz w:val="24"/>
          <w:szCs w:val="24"/>
        </w:rPr>
      </w:pPr>
      <w:r w:rsidRPr="00C160FC">
        <w:rPr>
          <w:sz w:val="24"/>
          <w:szCs w:val="24"/>
        </w:rPr>
        <w:t>the negligence of, willful misconduct of, or violation of the law by an Indemnifying</w:t>
      </w:r>
      <w:r w:rsidRPr="00C160FC">
        <w:rPr>
          <w:spacing w:val="-5"/>
          <w:sz w:val="24"/>
          <w:szCs w:val="24"/>
        </w:rPr>
        <w:t xml:space="preserve"> </w:t>
      </w:r>
      <w:r w:rsidRPr="00C160FC">
        <w:rPr>
          <w:sz w:val="24"/>
          <w:szCs w:val="24"/>
        </w:rPr>
        <w:t>Party,</w:t>
      </w:r>
      <w:r w:rsidRPr="00C160FC">
        <w:rPr>
          <w:spacing w:val="-5"/>
          <w:sz w:val="24"/>
          <w:szCs w:val="24"/>
        </w:rPr>
        <w:t xml:space="preserve"> </w:t>
      </w:r>
      <w:proofErr w:type="gramStart"/>
      <w:r w:rsidRPr="00C160FC">
        <w:rPr>
          <w:sz w:val="24"/>
          <w:szCs w:val="24"/>
        </w:rPr>
        <w:t>whether</w:t>
      </w:r>
      <w:r w:rsidRPr="00C160FC">
        <w:rPr>
          <w:spacing w:val="-3"/>
          <w:sz w:val="24"/>
          <w:szCs w:val="24"/>
        </w:rPr>
        <w:t xml:space="preserve"> </w:t>
      </w:r>
      <w:r w:rsidRPr="00C160FC">
        <w:rPr>
          <w:sz w:val="24"/>
          <w:szCs w:val="24"/>
        </w:rPr>
        <w:t>or</w:t>
      </w:r>
      <w:r w:rsidRPr="00C160FC">
        <w:rPr>
          <w:spacing w:val="-3"/>
          <w:sz w:val="24"/>
          <w:szCs w:val="24"/>
        </w:rPr>
        <w:t xml:space="preserve"> </w:t>
      </w:r>
      <w:r w:rsidRPr="00C160FC">
        <w:rPr>
          <w:sz w:val="24"/>
          <w:szCs w:val="24"/>
        </w:rPr>
        <w:t>not</w:t>
      </w:r>
      <w:proofErr w:type="gramEnd"/>
      <w:r w:rsidRPr="00C160FC">
        <w:rPr>
          <w:spacing w:val="-2"/>
          <w:sz w:val="24"/>
          <w:szCs w:val="24"/>
        </w:rPr>
        <w:t xml:space="preserve"> </w:t>
      </w:r>
      <w:r w:rsidRPr="00C160FC">
        <w:rPr>
          <w:sz w:val="24"/>
          <w:szCs w:val="24"/>
        </w:rPr>
        <w:t>the</w:t>
      </w:r>
      <w:r w:rsidRPr="00C160FC">
        <w:rPr>
          <w:spacing w:val="-2"/>
          <w:sz w:val="24"/>
          <w:szCs w:val="24"/>
        </w:rPr>
        <w:t xml:space="preserve"> </w:t>
      </w:r>
      <w:r w:rsidRPr="00C160FC">
        <w:rPr>
          <w:sz w:val="24"/>
          <w:szCs w:val="24"/>
        </w:rPr>
        <w:t>relevant</w:t>
      </w:r>
      <w:r w:rsidRPr="00C160FC">
        <w:rPr>
          <w:spacing w:val="-2"/>
          <w:sz w:val="24"/>
          <w:szCs w:val="24"/>
        </w:rPr>
        <w:t xml:space="preserve"> </w:t>
      </w:r>
      <w:r w:rsidRPr="00C160FC">
        <w:rPr>
          <w:sz w:val="24"/>
          <w:szCs w:val="24"/>
        </w:rPr>
        <w:t>Claim</w:t>
      </w:r>
      <w:r w:rsidRPr="00C160FC">
        <w:rPr>
          <w:spacing w:val="-5"/>
          <w:sz w:val="24"/>
          <w:szCs w:val="24"/>
        </w:rPr>
        <w:t xml:space="preserve"> </w:t>
      </w:r>
      <w:r w:rsidRPr="00C160FC">
        <w:rPr>
          <w:sz w:val="24"/>
          <w:szCs w:val="24"/>
        </w:rPr>
        <w:t>has</w:t>
      </w:r>
      <w:r w:rsidRPr="00C160FC">
        <w:rPr>
          <w:spacing w:val="-2"/>
          <w:sz w:val="24"/>
          <w:szCs w:val="24"/>
        </w:rPr>
        <w:t xml:space="preserve"> </w:t>
      </w:r>
      <w:r w:rsidRPr="00C160FC">
        <w:rPr>
          <w:sz w:val="24"/>
          <w:szCs w:val="24"/>
        </w:rPr>
        <w:t>merit</w:t>
      </w:r>
      <w:r w:rsidRPr="00C160FC">
        <w:rPr>
          <w:spacing w:val="-5"/>
          <w:sz w:val="24"/>
          <w:szCs w:val="24"/>
        </w:rPr>
        <w:t xml:space="preserve"> </w:t>
      </w:r>
      <w:r w:rsidRPr="00C160FC">
        <w:rPr>
          <w:sz w:val="24"/>
          <w:szCs w:val="24"/>
        </w:rPr>
        <w:t>and</w:t>
      </w:r>
      <w:r w:rsidRPr="00C160FC">
        <w:rPr>
          <w:spacing w:val="-3"/>
          <w:sz w:val="24"/>
          <w:szCs w:val="24"/>
        </w:rPr>
        <w:t xml:space="preserve"> </w:t>
      </w:r>
      <w:r w:rsidRPr="00C160FC">
        <w:rPr>
          <w:sz w:val="24"/>
          <w:szCs w:val="24"/>
        </w:rPr>
        <w:t>except</w:t>
      </w:r>
      <w:r w:rsidRPr="00C160FC">
        <w:rPr>
          <w:spacing w:val="-2"/>
          <w:sz w:val="24"/>
          <w:szCs w:val="24"/>
        </w:rPr>
        <w:t xml:space="preserve"> </w:t>
      </w:r>
      <w:r w:rsidRPr="00C160FC">
        <w:rPr>
          <w:sz w:val="24"/>
          <w:szCs w:val="24"/>
        </w:rPr>
        <w:t>to the extent caused by the active negligence, or willful misconduct of the Indemnified Party.</w:t>
      </w:r>
    </w:p>
    <w:p w14:paraId="24AB43B9" w14:textId="77777777" w:rsidR="00C038B2" w:rsidRPr="00C160FC" w:rsidRDefault="00C038B2" w:rsidP="00C038B2">
      <w:pPr>
        <w:pStyle w:val="ListParagraph"/>
        <w:tabs>
          <w:tab w:val="left" w:pos="1579"/>
          <w:tab w:val="left" w:pos="1580"/>
        </w:tabs>
        <w:ind w:left="1579" w:right="531" w:firstLine="0"/>
        <w:rPr>
          <w:sz w:val="24"/>
          <w:szCs w:val="24"/>
        </w:rPr>
      </w:pPr>
    </w:p>
    <w:p w14:paraId="2786BD91" w14:textId="77777777" w:rsidR="00BC68BC" w:rsidRPr="00C160FC" w:rsidRDefault="00CC6B60">
      <w:pPr>
        <w:pStyle w:val="ListParagraph"/>
        <w:numPr>
          <w:ilvl w:val="1"/>
          <w:numId w:val="6"/>
        </w:numPr>
        <w:tabs>
          <w:tab w:val="left" w:pos="1039"/>
          <w:tab w:val="left" w:pos="1040"/>
        </w:tabs>
        <w:spacing w:before="14"/>
        <w:ind w:left="1039" w:right="326"/>
        <w:rPr>
          <w:sz w:val="24"/>
          <w:szCs w:val="24"/>
        </w:rPr>
      </w:pPr>
      <w:bookmarkStart w:id="76" w:name="10.2_The_Indemnified_Party_shall_promptl"/>
      <w:bookmarkEnd w:id="76"/>
      <w:r w:rsidRPr="00C160FC">
        <w:rPr>
          <w:sz w:val="24"/>
          <w:szCs w:val="24"/>
        </w:rPr>
        <w:t>The Indemnified Party shall promptly notify the Indemnifying Party of any Claim for which</w:t>
      </w:r>
      <w:r w:rsidRPr="00C160FC">
        <w:rPr>
          <w:spacing w:val="-4"/>
          <w:sz w:val="24"/>
          <w:szCs w:val="24"/>
        </w:rPr>
        <w:t xml:space="preserve"> </w:t>
      </w:r>
      <w:r w:rsidRPr="00C160FC">
        <w:rPr>
          <w:sz w:val="24"/>
          <w:szCs w:val="24"/>
        </w:rPr>
        <w:t>indemnification</w:t>
      </w:r>
      <w:r w:rsidRPr="00C160FC">
        <w:rPr>
          <w:spacing w:val="-1"/>
          <w:sz w:val="24"/>
          <w:szCs w:val="24"/>
        </w:rPr>
        <w:t xml:space="preserve"> </w:t>
      </w:r>
      <w:r w:rsidRPr="00C160FC">
        <w:rPr>
          <w:sz w:val="24"/>
          <w:szCs w:val="24"/>
        </w:rPr>
        <w:t>is</w:t>
      </w:r>
      <w:r w:rsidRPr="00C160FC">
        <w:rPr>
          <w:spacing w:val="-5"/>
          <w:sz w:val="24"/>
          <w:szCs w:val="24"/>
        </w:rPr>
        <w:t xml:space="preserve"> </w:t>
      </w:r>
      <w:r w:rsidRPr="00C160FC">
        <w:rPr>
          <w:sz w:val="24"/>
          <w:szCs w:val="24"/>
        </w:rPr>
        <w:t>sought,</w:t>
      </w:r>
      <w:r w:rsidRPr="00C160FC">
        <w:rPr>
          <w:spacing w:val="-2"/>
          <w:sz w:val="24"/>
          <w:szCs w:val="24"/>
        </w:rPr>
        <w:t xml:space="preserve"> </w:t>
      </w:r>
      <w:r w:rsidRPr="00C160FC">
        <w:rPr>
          <w:sz w:val="24"/>
          <w:szCs w:val="24"/>
        </w:rPr>
        <w:t>following</w:t>
      </w:r>
      <w:r w:rsidRPr="00C160FC">
        <w:rPr>
          <w:spacing w:val="-5"/>
          <w:sz w:val="24"/>
          <w:szCs w:val="24"/>
        </w:rPr>
        <w:t xml:space="preserve"> </w:t>
      </w:r>
      <w:r w:rsidRPr="00C160FC">
        <w:rPr>
          <w:sz w:val="24"/>
          <w:szCs w:val="24"/>
        </w:rPr>
        <w:t>actual</w:t>
      </w:r>
      <w:r w:rsidRPr="00C160FC">
        <w:rPr>
          <w:spacing w:val="-4"/>
          <w:sz w:val="24"/>
          <w:szCs w:val="24"/>
        </w:rPr>
        <w:t xml:space="preserve"> </w:t>
      </w:r>
      <w:r w:rsidRPr="00C160FC">
        <w:rPr>
          <w:sz w:val="24"/>
          <w:szCs w:val="24"/>
        </w:rPr>
        <w:t>knowledge</w:t>
      </w:r>
      <w:r w:rsidRPr="00C160FC">
        <w:rPr>
          <w:spacing w:val="-2"/>
          <w:sz w:val="24"/>
          <w:szCs w:val="24"/>
        </w:rPr>
        <w:t xml:space="preserve"> </w:t>
      </w:r>
      <w:r w:rsidRPr="00C160FC">
        <w:rPr>
          <w:sz w:val="24"/>
          <w:szCs w:val="24"/>
        </w:rPr>
        <w:t>of</w:t>
      </w:r>
      <w:r w:rsidRPr="00C160FC">
        <w:rPr>
          <w:spacing w:val="-1"/>
          <w:sz w:val="24"/>
          <w:szCs w:val="24"/>
        </w:rPr>
        <w:t xml:space="preserve"> </w:t>
      </w:r>
      <w:r w:rsidRPr="00C160FC">
        <w:rPr>
          <w:sz w:val="24"/>
          <w:szCs w:val="24"/>
        </w:rPr>
        <w:t>such</w:t>
      </w:r>
      <w:r w:rsidRPr="00C160FC">
        <w:rPr>
          <w:spacing w:val="-1"/>
          <w:sz w:val="24"/>
          <w:szCs w:val="24"/>
        </w:rPr>
        <w:t xml:space="preserve"> </w:t>
      </w:r>
      <w:r w:rsidRPr="00C160FC">
        <w:rPr>
          <w:sz w:val="24"/>
          <w:szCs w:val="24"/>
        </w:rPr>
        <w:t>Claim,</w:t>
      </w:r>
      <w:r w:rsidRPr="00C160FC">
        <w:rPr>
          <w:spacing w:val="-2"/>
          <w:sz w:val="24"/>
          <w:szCs w:val="24"/>
        </w:rPr>
        <w:t xml:space="preserve"> </w:t>
      </w:r>
      <w:r w:rsidRPr="00C160FC">
        <w:rPr>
          <w:sz w:val="24"/>
          <w:szCs w:val="24"/>
        </w:rPr>
        <w:t>provided however</w:t>
      </w:r>
      <w:r w:rsidRPr="00C160FC">
        <w:rPr>
          <w:spacing w:val="-3"/>
          <w:sz w:val="24"/>
          <w:szCs w:val="24"/>
        </w:rPr>
        <w:t xml:space="preserve"> </w:t>
      </w:r>
      <w:r w:rsidRPr="00C160FC">
        <w:rPr>
          <w:sz w:val="24"/>
          <w:szCs w:val="24"/>
        </w:rPr>
        <w:t>that</w:t>
      </w:r>
      <w:r w:rsidRPr="00C160FC">
        <w:rPr>
          <w:spacing w:val="-5"/>
          <w:sz w:val="24"/>
          <w:szCs w:val="24"/>
        </w:rPr>
        <w:t xml:space="preserve"> </w:t>
      </w:r>
      <w:r w:rsidRPr="00C160FC">
        <w:rPr>
          <w:sz w:val="24"/>
          <w:szCs w:val="24"/>
        </w:rPr>
        <w:t>the</w:t>
      </w:r>
      <w:r w:rsidRPr="00C160FC">
        <w:rPr>
          <w:spacing w:val="-5"/>
          <w:sz w:val="24"/>
          <w:szCs w:val="24"/>
        </w:rPr>
        <w:t xml:space="preserve"> </w:t>
      </w:r>
      <w:r w:rsidRPr="00C160FC">
        <w:rPr>
          <w:sz w:val="24"/>
          <w:szCs w:val="24"/>
        </w:rPr>
        <w:t>failure</w:t>
      </w:r>
      <w:r w:rsidRPr="00C160FC">
        <w:rPr>
          <w:spacing w:val="-5"/>
          <w:sz w:val="24"/>
          <w:szCs w:val="24"/>
        </w:rPr>
        <w:t xml:space="preserve"> </w:t>
      </w:r>
      <w:r w:rsidRPr="00C160FC">
        <w:rPr>
          <w:sz w:val="24"/>
          <w:szCs w:val="24"/>
        </w:rPr>
        <w:t>to</w:t>
      </w:r>
      <w:r w:rsidRPr="00C160FC">
        <w:rPr>
          <w:spacing w:val="-3"/>
          <w:sz w:val="24"/>
          <w:szCs w:val="24"/>
        </w:rPr>
        <w:t xml:space="preserve"> </w:t>
      </w:r>
      <w:r w:rsidRPr="00C160FC">
        <w:rPr>
          <w:sz w:val="24"/>
          <w:szCs w:val="24"/>
        </w:rPr>
        <w:t>give</w:t>
      </w:r>
      <w:r w:rsidRPr="00C160FC">
        <w:rPr>
          <w:spacing w:val="-2"/>
          <w:sz w:val="24"/>
          <w:szCs w:val="24"/>
        </w:rPr>
        <w:t xml:space="preserve"> </w:t>
      </w:r>
      <w:r w:rsidRPr="00C160FC">
        <w:rPr>
          <w:sz w:val="24"/>
          <w:szCs w:val="24"/>
        </w:rPr>
        <w:t>such</w:t>
      </w:r>
      <w:r w:rsidRPr="00C160FC">
        <w:rPr>
          <w:spacing w:val="-1"/>
          <w:sz w:val="24"/>
          <w:szCs w:val="24"/>
        </w:rPr>
        <w:t xml:space="preserve"> </w:t>
      </w:r>
      <w:r w:rsidRPr="00C160FC">
        <w:rPr>
          <w:sz w:val="24"/>
          <w:szCs w:val="24"/>
        </w:rPr>
        <w:t>notice</w:t>
      </w:r>
      <w:r w:rsidRPr="00C160FC">
        <w:rPr>
          <w:spacing w:val="-2"/>
          <w:sz w:val="24"/>
          <w:szCs w:val="24"/>
        </w:rPr>
        <w:t xml:space="preserve"> </w:t>
      </w:r>
      <w:r w:rsidRPr="00C160FC">
        <w:rPr>
          <w:sz w:val="24"/>
          <w:szCs w:val="24"/>
        </w:rPr>
        <w:t>shall</w:t>
      </w:r>
      <w:r w:rsidRPr="00C160FC">
        <w:rPr>
          <w:spacing w:val="-4"/>
          <w:sz w:val="24"/>
          <w:szCs w:val="24"/>
        </w:rPr>
        <w:t xml:space="preserve"> </w:t>
      </w:r>
      <w:r w:rsidRPr="00C160FC">
        <w:rPr>
          <w:sz w:val="24"/>
          <w:szCs w:val="24"/>
        </w:rPr>
        <w:t>not</w:t>
      </w:r>
      <w:r w:rsidRPr="00C160FC">
        <w:rPr>
          <w:spacing w:val="-2"/>
          <w:sz w:val="24"/>
          <w:szCs w:val="24"/>
        </w:rPr>
        <w:t xml:space="preserve"> </w:t>
      </w:r>
      <w:r w:rsidRPr="00C160FC">
        <w:rPr>
          <w:sz w:val="24"/>
          <w:szCs w:val="24"/>
        </w:rPr>
        <w:t>relieve</w:t>
      </w:r>
      <w:r w:rsidRPr="00C160FC">
        <w:rPr>
          <w:spacing w:val="-2"/>
          <w:sz w:val="24"/>
          <w:szCs w:val="24"/>
        </w:rPr>
        <w:t xml:space="preserve"> </w:t>
      </w:r>
      <w:r w:rsidRPr="00C160FC">
        <w:rPr>
          <w:sz w:val="24"/>
          <w:szCs w:val="24"/>
        </w:rPr>
        <w:t>the</w:t>
      </w:r>
      <w:r w:rsidRPr="00C160FC">
        <w:rPr>
          <w:spacing w:val="-2"/>
          <w:sz w:val="24"/>
          <w:szCs w:val="24"/>
        </w:rPr>
        <w:t xml:space="preserve"> </w:t>
      </w:r>
      <w:r w:rsidRPr="00C160FC">
        <w:rPr>
          <w:sz w:val="24"/>
          <w:szCs w:val="24"/>
        </w:rPr>
        <w:t>Indemnifying</w:t>
      </w:r>
      <w:r w:rsidRPr="00C160FC">
        <w:rPr>
          <w:spacing w:val="-5"/>
          <w:sz w:val="24"/>
          <w:szCs w:val="24"/>
        </w:rPr>
        <w:t xml:space="preserve"> </w:t>
      </w:r>
      <w:r w:rsidRPr="00C160FC">
        <w:rPr>
          <w:sz w:val="24"/>
          <w:szCs w:val="24"/>
        </w:rPr>
        <w:t>Party</w:t>
      </w:r>
      <w:r w:rsidRPr="00C160FC">
        <w:rPr>
          <w:spacing w:val="-3"/>
          <w:sz w:val="24"/>
          <w:szCs w:val="24"/>
        </w:rPr>
        <w:t xml:space="preserve"> </w:t>
      </w:r>
      <w:r w:rsidRPr="00C160FC">
        <w:rPr>
          <w:sz w:val="24"/>
          <w:szCs w:val="24"/>
        </w:rPr>
        <w:t xml:space="preserve">of its obligations hereunder except to the extent that such Indemnifying Party is materially prejudiced by such failure. </w:t>
      </w:r>
      <w:proofErr w:type="gramStart"/>
      <w:r w:rsidRPr="00C160FC">
        <w:rPr>
          <w:sz w:val="24"/>
          <w:szCs w:val="24"/>
        </w:rPr>
        <w:t>In the event that</w:t>
      </w:r>
      <w:proofErr w:type="gramEnd"/>
      <w:r w:rsidRPr="00C160FC">
        <w:rPr>
          <w:sz w:val="24"/>
          <w:szCs w:val="24"/>
        </w:rPr>
        <w:t xml:space="preserve"> any third-party Claim is brought, the Indemnifying Party shall have the right and option to undertake and control the defense of such action with counsel of its choice, provided however that </w:t>
      </w:r>
      <w:r w:rsidRPr="00C160FC">
        <w:rPr>
          <w:spacing w:val="-4"/>
          <w:sz w:val="24"/>
          <w:szCs w:val="24"/>
        </w:rPr>
        <w:t>the:</w:t>
      </w:r>
    </w:p>
    <w:p w14:paraId="77233C03" w14:textId="77777777" w:rsidR="00BC68BC" w:rsidRPr="00C160FC" w:rsidRDefault="00CC6B60">
      <w:pPr>
        <w:pStyle w:val="ListParagraph"/>
        <w:numPr>
          <w:ilvl w:val="2"/>
          <w:numId w:val="6"/>
        </w:numPr>
        <w:tabs>
          <w:tab w:val="left" w:pos="1580"/>
        </w:tabs>
        <w:spacing w:before="119"/>
        <w:ind w:right="618"/>
        <w:rPr>
          <w:sz w:val="24"/>
          <w:szCs w:val="24"/>
        </w:rPr>
      </w:pPr>
      <w:r w:rsidRPr="00C160FC">
        <w:rPr>
          <w:sz w:val="24"/>
          <w:szCs w:val="24"/>
        </w:rPr>
        <w:t>Indemnified</w:t>
      </w:r>
      <w:r w:rsidRPr="00C160FC">
        <w:rPr>
          <w:spacing w:val="-4"/>
          <w:sz w:val="24"/>
          <w:szCs w:val="24"/>
        </w:rPr>
        <w:t xml:space="preserve"> </w:t>
      </w:r>
      <w:r w:rsidRPr="00C160FC">
        <w:rPr>
          <w:sz w:val="24"/>
          <w:szCs w:val="24"/>
        </w:rPr>
        <w:t>Party</w:t>
      </w:r>
      <w:r w:rsidRPr="00C160FC">
        <w:rPr>
          <w:spacing w:val="-4"/>
          <w:sz w:val="24"/>
          <w:szCs w:val="24"/>
        </w:rPr>
        <w:t xml:space="preserve"> </w:t>
      </w:r>
      <w:r w:rsidRPr="00C160FC">
        <w:rPr>
          <w:sz w:val="24"/>
          <w:szCs w:val="24"/>
        </w:rPr>
        <w:t>at</w:t>
      </w:r>
      <w:r w:rsidRPr="00C160FC">
        <w:rPr>
          <w:spacing w:val="-3"/>
          <w:sz w:val="24"/>
          <w:szCs w:val="24"/>
        </w:rPr>
        <w:t xml:space="preserve"> </w:t>
      </w:r>
      <w:r w:rsidRPr="00C160FC">
        <w:rPr>
          <w:sz w:val="24"/>
          <w:szCs w:val="24"/>
        </w:rPr>
        <w:t>its</w:t>
      </w:r>
      <w:r w:rsidRPr="00C160FC">
        <w:rPr>
          <w:spacing w:val="-6"/>
          <w:sz w:val="24"/>
          <w:szCs w:val="24"/>
        </w:rPr>
        <w:t xml:space="preserve"> </w:t>
      </w:r>
      <w:r w:rsidRPr="00C160FC">
        <w:rPr>
          <w:sz w:val="24"/>
          <w:szCs w:val="24"/>
        </w:rPr>
        <w:t>own</w:t>
      </w:r>
      <w:r w:rsidRPr="00C160FC">
        <w:rPr>
          <w:spacing w:val="-2"/>
          <w:sz w:val="24"/>
          <w:szCs w:val="24"/>
        </w:rPr>
        <w:t xml:space="preserve"> </w:t>
      </w:r>
      <w:r w:rsidRPr="00C160FC">
        <w:rPr>
          <w:sz w:val="24"/>
          <w:szCs w:val="24"/>
        </w:rPr>
        <w:t>expense</w:t>
      </w:r>
      <w:r w:rsidRPr="00C160FC">
        <w:rPr>
          <w:spacing w:val="-3"/>
          <w:sz w:val="24"/>
          <w:szCs w:val="24"/>
        </w:rPr>
        <w:t xml:space="preserve"> </w:t>
      </w:r>
      <w:r w:rsidRPr="00C160FC">
        <w:rPr>
          <w:sz w:val="24"/>
          <w:szCs w:val="24"/>
        </w:rPr>
        <w:t>may</w:t>
      </w:r>
      <w:r w:rsidRPr="00C160FC">
        <w:rPr>
          <w:spacing w:val="-4"/>
          <w:sz w:val="24"/>
          <w:szCs w:val="24"/>
        </w:rPr>
        <w:t xml:space="preserve"> </w:t>
      </w:r>
      <w:r w:rsidRPr="00C160FC">
        <w:rPr>
          <w:sz w:val="24"/>
          <w:szCs w:val="24"/>
        </w:rPr>
        <w:t>participate</w:t>
      </w:r>
      <w:r w:rsidRPr="00C160FC">
        <w:rPr>
          <w:spacing w:val="-3"/>
          <w:sz w:val="24"/>
          <w:szCs w:val="24"/>
        </w:rPr>
        <w:t xml:space="preserve"> </w:t>
      </w:r>
      <w:r w:rsidRPr="00C160FC">
        <w:rPr>
          <w:sz w:val="24"/>
          <w:szCs w:val="24"/>
        </w:rPr>
        <w:t>and</w:t>
      </w:r>
      <w:r w:rsidRPr="00C160FC">
        <w:rPr>
          <w:spacing w:val="-4"/>
          <w:sz w:val="24"/>
          <w:szCs w:val="24"/>
        </w:rPr>
        <w:t xml:space="preserve"> </w:t>
      </w:r>
      <w:r w:rsidRPr="00C160FC">
        <w:rPr>
          <w:sz w:val="24"/>
          <w:szCs w:val="24"/>
        </w:rPr>
        <w:t>appear</w:t>
      </w:r>
      <w:r w:rsidRPr="00C160FC">
        <w:rPr>
          <w:spacing w:val="-4"/>
          <w:sz w:val="24"/>
          <w:szCs w:val="24"/>
        </w:rPr>
        <w:t xml:space="preserve"> </w:t>
      </w:r>
      <w:r w:rsidRPr="00C160FC">
        <w:rPr>
          <w:sz w:val="24"/>
          <w:szCs w:val="24"/>
        </w:rPr>
        <w:t>on</w:t>
      </w:r>
      <w:r w:rsidRPr="00C160FC">
        <w:rPr>
          <w:spacing w:val="-2"/>
          <w:sz w:val="24"/>
          <w:szCs w:val="24"/>
        </w:rPr>
        <w:t xml:space="preserve"> </w:t>
      </w:r>
      <w:r w:rsidRPr="00C160FC">
        <w:rPr>
          <w:sz w:val="24"/>
          <w:szCs w:val="24"/>
        </w:rPr>
        <w:t>an</w:t>
      </w:r>
      <w:r w:rsidRPr="00C160FC">
        <w:rPr>
          <w:spacing w:val="-2"/>
          <w:sz w:val="24"/>
          <w:szCs w:val="24"/>
        </w:rPr>
        <w:t xml:space="preserve"> </w:t>
      </w:r>
      <w:r w:rsidRPr="00C160FC">
        <w:rPr>
          <w:sz w:val="24"/>
          <w:szCs w:val="24"/>
        </w:rPr>
        <w:t>equal footing with the indemnifying party in the defense of any such Claims; and</w:t>
      </w:r>
    </w:p>
    <w:p w14:paraId="1DC24537" w14:textId="77777777" w:rsidR="00BC68BC" w:rsidRPr="00C160FC" w:rsidRDefault="00CC6B60">
      <w:pPr>
        <w:pStyle w:val="ListParagraph"/>
        <w:numPr>
          <w:ilvl w:val="2"/>
          <w:numId w:val="6"/>
        </w:numPr>
        <w:tabs>
          <w:tab w:val="left" w:pos="1581"/>
        </w:tabs>
        <w:ind w:left="1580" w:right="349"/>
        <w:rPr>
          <w:sz w:val="24"/>
          <w:szCs w:val="24"/>
        </w:rPr>
      </w:pPr>
      <w:r w:rsidRPr="00C160FC">
        <w:rPr>
          <w:sz w:val="24"/>
          <w:szCs w:val="24"/>
        </w:rPr>
        <w:t>Indemnified Party may undertake and control such defense in the event of the material failure of the Indemnifying Party to undertake and control the same. A Party shall not consent to judgment or concede or settle or compromise any Claim without the prior written approval of the other Party, which approval shall not be unreasonably withheld, unless such concession or settlement or compromise includes a full and unconditional release of the Indemnified Party, and</w:t>
      </w:r>
      <w:r w:rsidRPr="00C160FC">
        <w:rPr>
          <w:spacing w:val="-4"/>
          <w:sz w:val="24"/>
          <w:szCs w:val="24"/>
        </w:rPr>
        <w:t xml:space="preserve"> </w:t>
      </w:r>
      <w:r w:rsidRPr="00C160FC">
        <w:rPr>
          <w:sz w:val="24"/>
          <w:szCs w:val="24"/>
        </w:rPr>
        <w:t>its</w:t>
      </w:r>
      <w:r w:rsidRPr="00C160FC">
        <w:rPr>
          <w:spacing w:val="-6"/>
          <w:sz w:val="24"/>
          <w:szCs w:val="24"/>
        </w:rPr>
        <w:t xml:space="preserve"> </w:t>
      </w:r>
      <w:r w:rsidRPr="00C160FC">
        <w:rPr>
          <w:sz w:val="24"/>
          <w:szCs w:val="24"/>
        </w:rPr>
        <w:t>directors,</w:t>
      </w:r>
      <w:r w:rsidRPr="00C160FC">
        <w:rPr>
          <w:spacing w:val="-3"/>
          <w:sz w:val="24"/>
          <w:szCs w:val="24"/>
        </w:rPr>
        <w:t xml:space="preserve"> </w:t>
      </w:r>
      <w:r w:rsidRPr="00C160FC">
        <w:rPr>
          <w:sz w:val="24"/>
          <w:szCs w:val="24"/>
        </w:rPr>
        <w:t>officers,</w:t>
      </w:r>
      <w:r w:rsidRPr="00C160FC">
        <w:rPr>
          <w:spacing w:val="-6"/>
          <w:sz w:val="24"/>
          <w:szCs w:val="24"/>
        </w:rPr>
        <w:t xml:space="preserve"> </w:t>
      </w:r>
      <w:r w:rsidRPr="00C160FC">
        <w:rPr>
          <w:sz w:val="24"/>
          <w:szCs w:val="24"/>
        </w:rPr>
        <w:t>employees,</w:t>
      </w:r>
      <w:r w:rsidRPr="00C160FC">
        <w:rPr>
          <w:spacing w:val="-3"/>
          <w:sz w:val="24"/>
          <w:szCs w:val="24"/>
        </w:rPr>
        <w:t xml:space="preserve"> </w:t>
      </w:r>
      <w:r w:rsidRPr="00C160FC">
        <w:rPr>
          <w:sz w:val="24"/>
          <w:szCs w:val="24"/>
        </w:rPr>
        <w:t>agents,</w:t>
      </w:r>
      <w:r w:rsidRPr="00C160FC">
        <w:rPr>
          <w:spacing w:val="-3"/>
          <w:sz w:val="24"/>
          <w:szCs w:val="24"/>
        </w:rPr>
        <w:t xml:space="preserve"> </w:t>
      </w:r>
      <w:r w:rsidRPr="00C160FC">
        <w:rPr>
          <w:sz w:val="24"/>
          <w:szCs w:val="24"/>
        </w:rPr>
        <w:t>and</w:t>
      </w:r>
      <w:r w:rsidRPr="00C160FC">
        <w:rPr>
          <w:spacing w:val="-6"/>
          <w:sz w:val="24"/>
          <w:szCs w:val="24"/>
        </w:rPr>
        <w:t xml:space="preserve"> </w:t>
      </w:r>
      <w:r w:rsidRPr="00C160FC">
        <w:rPr>
          <w:sz w:val="24"/>
          <w:szCs w:val="24"/>
        </w:rPr>
        <w:t>stockholders</w:t>
      </w:r>
      <w:r w:rsidRPr="00C160FC">
        <w:rPr>
          <w:spacing w:val="-3"/>
          <w:sz w:val="24"/>
          <w:szCs w:val="24"/>
        </w:rPr>
        <w:t xml:space="preserve"> </w:t>
      </w:r>
      <w:r w:rsidRPr="00C160FC">
        <w:rPr>
          <w:sz w:val="24"/>
          <w:szCs w:val="24"/>
        </w:rPr>
        <w:t>from</w:t>
      </w:r>
      <w:r w:rsidRPr="00C160FC">
        <w:rPr>
          <w:spacing w:val="-4"/>
          <w:sz w:val="24"/>
          <w:szCs w:val="24"/>
        </w:rPr>
        <w:t xml:space="preserve"> </w:t>
      </w:r>
      <w:r w:rsidRPr="00C160FC">
        <w:rPr>
          <w:sz w:val="24"/>
          <w:szCs w:val="24"/>
        </w:rPr>
        <w:t>all</w:t>
      </w:r>
      <w:r w:rsidRPr="00C160FC">
        <w:rPr>
          <w:spacing w:val="-3"/>
          <w:sz w:val="24"/>
          <w:szCs w:val="24"/>
        </w:rPr>
        <w:t xml:space="preserve"> </w:t>
      </w:r>
      <w:r w:rsidRPr="00C160FC">
        <w:rPr>
          <w:sz w:val="24"/>
          <w:szCs w:val="24"/>
        </w:rPr>
        <w:t>liabilities in respect of such Claim.</w:t>
      </w:r>
    </w:p>
    <w:p w14:paraId="40E607DA" w14:textId="77777777" w:rsidR="00BC68BC" w:rsidRPr="00C160FC" w:rsidRDefault="00BC68BC">
      <w:pPr>
        <w:pStyle w:val="BodyText"/>
        <w:spacing w:before="8"/>
        <w:rPr>
          <w:rFonts w:ascii="Times New Roman" w:hAnsi="Times New Roman" w:cs="Times New Roman"/>
          <w:sz w:val="24"/>
          <w:szCs w:val="24"/>
        </w:rPr>
      </w:pPr>
    </w:p>
    <w:p w14:paraId="53C80ADD" w14:textId="36F098D8" w:rsidR="00BC68BC" w:rsidRPr="00C160FC" w:rsidRDefault="001F22BD">
      <w:pPr>
        <w:pStyle w:val="Heading2"/>
        <w:numPr>
          <w:ilvl w:val="0"/>
          <w:numId w:val="6"/>
        </w:numPr>
        <w:tabs>
          <w:tab w:val="left" w:pos="500"/>
        </w:tabs>
        <w:spacing w:before="1"/>
        <w:ind w:left="499" w:hanging="360"/>
        <w:rPr>
          <w:rFonts w:ascii="Times New Roman" w:hAnsi="Times New Roman" w:cs="Times New Roman"/>
          <w:sz w:val="24"/>
          <w:szCs w:val="24"/>
        </w:rPr>
      </w:pPr>
      <w:r w:rsidRPr="00C160FC">
        <w:rPr>
          <w:rFonts w:ascii="Times New Roman" w:hAnsi="Times New Roman" w:cs="Times New Roman"/>
          <w:noProof/>
          <w:sz w:val="24"/>
          <w:szCs w:val="24"/>
        </w:rPr>
        <mc:AlternateContent>
          <mc:Choice Requires="wps">
            <w:drawing>
              <wp:anchor distT="0" distB="0" distL="0" distR="0" simplePos="0" relativeHeight="487608832" behindDoc="1" locked="0" layoutInCell="1" allowOverlap="1" wp14:anchorId="27DA3E69" wp14:editId="0F5E7D10">
                <wp:simplePos x="0" y="0"/>
                <wp:positionH relativeFrom="page">
                  <wp:posOffset>895985</wp:posOffset>
                </wp:positionH>
                <wp:positionV relativeFrom="paragraph">
                  <wp:posOffset>200660</wp:posOffset>
                </wp:positionV>
                <wp:extent cx="5980430" cy="6350"/>
                <wp:effectExtent l="0" t="0" r="0" b="0"/>
                <wp:wrapTopAndBottom/>
                <wp:docPr id="1675635586" name="docshape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A13C3" id="docshape59" o:spid="_x0000_s1026" style="position:absolute;margin-left:70.55pt;margin-top:15.8pt;width:470.9pt;height:.5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FDe1PLfAAAACgEAAA8AAABkcnMvZG93bnJldi54bWxMj8FOwzAM&#10;hu9IvENkJG4saRlV1zWdGBJHJDY4sFvaeG21xilJthWenuw0jr/96ffncjWZgZ3Q+d6ShGQmgCE1&#10;VvfUSvj8eH3IgfmgSKvBEkr4QQ+r6vamVIW2Z9rgaRtaFkvIF0pCF8JYcO6bDo3yMzsixd3eOqNC&#10;jK7l2qlzLDcDT4XIuFE9xQudGvGlw+awPRoJ60W+/n6f09vvpt7h7qs+P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UN7U8t8AAAAKAQAADwAAAAAAAAAAAAAAAABABAAAZHJzL2Rvd25yZXYu&#10;eG1sUEsFBgAAAAAEAAQA8wAAAEwFAAAAAA==&#10;" fillcolor="black" stroked="f">
                <w10:wrap type="topAndBottom" anchorx="page"/>
              </v:rect>
            </w:pict>
          </mc:Fallback>
        </mc:AlternateContent>
      </w:r>
      <w:bookmarkStart w:id="77" w:name="11_GENERAL"/>
      <w:bookmarkEnd w:id="77"/>
      <w:r w:rsidRPr="00C160FC">
        <w:rPr>
          <w:rFonts w:ascii="Times New Roman" w:hAnsi="Times New Roman" w:cs="Times New Roman"/>
          <w:spacing w:val="-2"/>
          <w:sz w:val="24"/>
          <w:szCs w:val="24"/>
        </w:rPr>
        <w:t>GENERAL</w:t>
      </w:r>
    </w:p>
    <w:p w14:paraId="3C55A3DE" w14:textId="77777777" w:rsidR="00BC68BC" w:rsidRPr="00C160FC" w:rsidRDefault="00BC68BC">
      <w:pPr>
        <w:pStyle w:val="BodyText"/>
        <w:spacing w:before="11"/>
        <w:rPr>
          <w:rFonts w:ascii="Times New Roman" w:hAnsi="Times New Roman" w:cs="Times New Roman"/>
          <w:b/>
          <w:sz w:val="24"/>
          <w:szCs w:val="24"/>
        </w:rPr>
      </w:pPr>
    </w:p>
    <w:p w14:paraId="3C7C3E7C" w14:textId="248EC059" w:rsidR="00BC68BC" w:rsidRPr="00C160FC" w:rsidRDefault="00CC6B60">
      <w:pPr>
        <w:pStyle w:val="ListParagraph"/>
        <w:numPr>
          <w:ilvl w:val="1"/>
          <w:numId w:val="6"/>
        </w:numPr>
        <w:tabs>
          <w:tab w:val="left" w:pos="1039"/>
          <w:tab w:val="left" w:pos="1040"/>
        </w:tabs>
        <w:spacing w:before="31"/>
        <w:ind w:left="1039" w:right="533"/>
        <w:rPr>
          <w:sz w:val="24"/>
          <w:szCs w:val="24"/>
        </w:rPr>
      </w:pPr>
      <w:bookmarkStart w:id="78" w:name="11.1_Governing_Law,_Jurisdiction_and_Ven"/>
      <w:bookmarkEnd w:id="78"/>
      <w:r w:rsidRPr="00C160FC">
        <w:rPr>
          <w:b/>
          <w:sz w:val="24"/>
          <w:szCs w:val="24"/>
        </w:rPr>
        <w:t>Governing</w:t>
      </w:r>
      <w:r w:rsidRPr="00C160FC">
        <w:rPr>
          <w:b/>
          <w:spacing w:val="-3"/>
          <w:sz w:val="24"/>
          <w:szCs w:val="24"/>
        </w:rPr>
        <w:t xml:space="preserve"> </w:t>
      </w:r>
      <w:r w:rsidRPr="00C160FC">
        <w:rPr>
          <w:b/>
          <w:sz w:val="24"/>
          <w:szCs w:val="24"/>
        </w:rPr>
        <w:t>Law,</w:t>
      </w:r>
      <w:r w:rsidRPr="00C160FC">
        <w:rPr>
          <w:b/>
          <w:spacing w:val="-5"/>
          <w:sz w:val="24"/>
          <w:szCs w:val="24"/>
        </w:rPr>
        <w:t xml:space="preserve"> </w:t>
      </w:r>
      <w:r w:rsidRPr="00C160FC">
        <w:rPr>
          <w:b/>
          <w:sz w:val="24"/>
          <w:szCs w:val="24"/>
        </w:rPr>
        <w:t>Jurisdiction</w:t>
      </w:r>
      <w:r w:rsidRPr="00C160FC">
        <w:rPr>
          <w:b/>
          <w:spacing w:val="-5"/>
          <w:sz w:val="24"/>
          <w:szCs w:val="24"/>
        </w:rPr>
        <w:t xml:space="preserve"> </w:t>
      </w:r>
      <w:r w:rsidRPr="00C160FC">
        <w:rPr>
          <w:b/>
          <w:sz w:val="24"/>
          <w:szCs w:val="24"/>
        </w:rPr>
        <w:t>and</w:t>
      </w:r>
      <w:r w:rsidRPr="00C160FC">
        <w:rPr>
          <w:b/>
          <w:spacing w:val="-3"/>
          <w:sz w:val="24"/>
          <w:szCs w:val="24"/>
        </w:rPr>
        <w:t xml:space="preserve"> </w:t>
      </w:r>
      <w:r w:rsidRPr="00C160FC">
        <w:rPr>
          <w:b/>
          <w:sz w:val="24"/>
          <w:szCs w:val="24"/>
        </w:rPr>
        <w:t>Venue</w:t>
      </w:r>
      <w:r w:rsidRPr="00C160FC">
        <w:rPr>
          <w:sz w:val="24"/>
          <w:szCs w:val="24"/>
        </w:rPr>
        <w:t>.</w:t>
      </w:r>
      <w:r w:rsidRPr="00C160FC">
        <w:rPr>
          <w:spacing w:val="40"/>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w:t>
      </w:r>
      <w:r w:rsidRPr="00C160FC">
        <w:rPr>
          <w:spacing w:val="-2"/>
          <w:sz w:val="24"/>
          <w:szCs w:val="24"/>
        </w:rPr>
        <w:t xml:space="preserve"> </w:t>
      </w:r>
      <w:r w:rsidRPr="00C160FC">
        <w:rPr>
          <w:sz w:val="24"/>
          <w:szCs w:val="24"/>
        </w:rPr>
        <w:t>shall</w:t>
      </w:r>
      <w:r w:rsidRPr="00C160FC">
        <w:rPr>
          <w:spacing w:val="-4"/>
          <w:sz w:val="24"/>
          <w:szCs w:val="24"/>
        </w:rPr>
        <w:t xml:space="preserve"> </w:t>
      </w:r>
      <w:r w:rsidRPr="00C160FC">
        <w:rPr>
          <w:sz w:val="24"/>
          <w:szCs w:val="24"/>
        </w:rPr>
        <w:t>be</w:t>
      </w:r>
      <w:r w:rsidRPr="00C160FC">
        <w:rPr>
          <w:spacing w:val="-2"/>
          <w:sz w:val="24"/>
          <w:szCs w:val="24"/>
        </w:rPr>
        <w:t xml:space="preserve"> </w:t>
      </w:r>
      <w:r w:rsidRPr="00C160FC">
        <w:rPr>
          <w:sz w:val="24"/>
          <w:szCs w:val="24"/>
        </w:rPr>
        <w:t>governed</w:t>
      </w:r>
      <w:r w:rsidRPr="00C160FC">
        <w:rPr>
          <w:spacing w:val="-3"/>
          <w:sz w:val="24"/>
          <w:szCs w:val="24"/>
        </w:rPr>
        <w:t xml:space="preserve"> </w:t>
      </w:r>
      <w:r w:rsidRPr="00C160FC">
        <w:rPr>
          <w:sz w:val="24"/>
          <w:szCs w:val="24"/>
        </w:rPr>
        <w:t>by</w:t>
      </w:r>
      <w:r w:rsidRPr="00C160FC">
        <w:rPr>
          <w:spacing w:val="-3"/>
          <w:sz w:val="24"/>
          <w:szCs w:val="24"/>
        </w:rPr>
        <w:t xml:space="preserve"> </w:t>
      </w:r>
      <w:r w:rsidRPr="00C160FC">
        <w:rPr>
          <w:sz w:val="24"/>
          <w:szCs w:val="24"/>
        </w:rPr>
        <w:t xml:space="preserve">the laws of the State of </w:t>
      </w:r>
      <w:r w:rsidRPr="00237000">
        <w:rPr>
          <w:bCs/>
          <w:sz w:val="24"/>
          <w:szCs w:val="24"/>
        </w:rPr>
        <w:t>Maryland</w:t>
      </w:r>
      <w:r w:rsidRPr="00C160FC">
        <w:rPr>
          <w:b/>
          <w:sz w:val="24"/>
          <w:szCs w:val="24"/>
        </w:rPr>
        <w:t xml:space="preserve"> </w:t>
      </w:r>
      <w:r w:rsidRPr="00C160FC">
        <w:rPr>
          <w:sz w:val="24"/>
          <w:szCs w:val="24"/>
        </w:rPr>
        <w:t>without reference to conflict of law principles.</w:t>
      </w:r>
    </w:p>
    <w:p w14:paraId="0575F5CA" w14:textId="77777777" w:rsidR="00BC68BC" w:rsidRPr="00C160FC" w:rsidRDefault="00BC68BC">
      <w:pPr>
        <w:pStyle w:val="BodyText"/>
        <w:spacing w:before="9"/>
        <w:rPr>
          <w:rFonts w:ascii="Times New Roman" w:hAnsi="Times New Roman" w:cs="Times New Roman"/>
          <w:sz w:val="24"/>
          <w:szCs w:val="24"/>
        </w:rPr>
      </w:pPr>
    </w:p>
    <w:p w14:paraId="1962F896" w14:textId="77777777" w:rsidR="00BC68BC" w:rsidRPr="00C160FC" w:rsidRDefault="00CC6B60">
      <w:pPr>
        <w:pStyle w:val="ListParagraph"/>
        <w:numPr>
          <w:ilvl w:val="1"/>
          <w:numId w:val="6"/>
        </w:numPr>
        <w:tabs>
          <w:tab w:val="left" w:pos="1039"/>
          <w:tab w:val="left" w:pos="1040"/>
        </w:tabs>
        <w:ind w:left="1039" w:right="443"/>
        <w:rPr>
          <w:sz w:val="24"/>
          <w:szCs w:val="24"/>
        </w:rPr>
      </w:pPr>
      <w:bookmarkStart w:id="79" w:name="11.2_Dispute_Resolution.__In_the_event_t"/>
      <w:bookmarkEnd w:id="79"/>
      <w:r w:rsidRPr="00C160FC">
        <w:rPr>
          <w:b/>
          <w:sz w:val="24"/>
          <w:szCs w:val="24"/>
        </w:rPr>
        <w:t>Dispute Resolution</w:t>
      </w:r>
      <w:r w:rsidRPr="00C160FC">
        <w:rPr>
          <w:sz w:val="24"/>
          <w:szCs w:val="24"/>
        </w:rPr>
        <w:t>.</w:t>
      </w:r>
      <w:r w:rsidRPr="00C160FC">
        <w:rPr>
          <w:spacing w:val="40"/>
          <w:sz w:val="24"/>
          <w:szCs w:val="24"/>
        </w:rPr>
        <w:t xml:space="preserve"> </w:t>
      </w:r>
      <w:proofErr w:type="gramStart"/>
      <w:r w:rsidRPr="00C160FC">
        <w:rPr>
          <w:sz w:val="24"/>
          <w:szCs w:val="24"/>
        </w:rPr>
        <w:t>In the event that</w:t>
      </w:r>
      <w:proofErr w:type="gramEnd"/>
      <w:r w:rsidRPr="00C160FC">
        <w:rPr>
          <w:sz w:val="24"/>
          <w:szCs w:val="24"/>
        </w:rPr>
        <w:t xml:space="preserve"> a dispute arises between the Parties which cannot</w:t>
      </w:r>
      <w:r w:rsidRPr="00C160FC">
        <w:rPr>
          <w:spacing w:val="-3"/>
          <w:sz w:val="24"/>
          <w:szCs w:val="24"/>
        </w:rPr>
        <w:t xml:space="preserve"> </w:t>
      </w:r>
      <w:r w:rsidRPr="00C160FC">
        <w:rPr>
          <w:sz w:val="24"/>
          <w:szCs w:val="24"/>
        </w:rPr>
        <w:t>be</w:t>
      </w:r>
      <w:r w:rsidRPr="00C160FC">
        <w:rPr>
          <w:spacing w:val="-3"/>
          <w:sz w:val="24"/>
          <w:szCs w:val="24"/>
        </w:rPr>
        <w:t xml:space="preserve"> </w:t>
      </w:r>
      <w:r w:rsidRPr="00C160FC">
        <w:rPr>
          <w:sz w:val="24"/>
          <w:szCs w:val="24"/>
        </w:rPr>
        <w:t>resolved</w:t>
      </w:r>
      <w:r w:rsidRPr="00C160FC">
        <w:rPr>
          <w:spacing w:val="-4"/>
          <w:sz w:val="24"/>
          <w:szCs w:val="24"/>
        </w:rPr>
        <w:t xml:space="preserve"> </w:t>
      </w:r>
      <w:r w:rsidRPr="00C160FC">
        <w:rPr>
          <w:sz w:val="24"/>
          <w:szCs w:val="24"/>
        </w:rPr>
        <w:t>in</w:t>
      </w:r>
      <w:r w:rsidRPr="00C160FC">
        <w:rPr>
          <w:spacing w:val="-2"/>
          <w:sz w:val="24"/>
          <w:szCs w:val="24"/>
        </w:rPr>
        <w:t xml:space="preserve"> </w:t>
      </w:r>
      <w:r w:rsidRPr="00C160FC">
        <w:rPr>
          <w:sz w:val="24"/>
          <w:szCs w:val="24"/>
        </w:rPr>
        <w:t>the</w:t>
      </w:r>
      <w:r w:rsidRPr="00C160FC">
        <w:rPr>
          <w:spacing w:val="-6"/>
          <w:sz w:val="24"/>
          <w:szCs w:val="24"/>
        </w:rPr>
        <w:t xml:space="preserve"> </w:t>
      </w:r>
      <w:r w:rsidRPr="00C160FC">
        <w:rPr>
          <w:sz w:val="24"/>
          <w:szCs w:val="24"/>
        </w:rPr>
        <w:t>normal</w:t>
      </w:r>
      <w:r w:rsidRPr="00C160FC">
        <w:rPr>
          <w:spacing w:val="-3"/>
          <w:sz w:val="24"/>
          <w:szCs w:val="24"/>
        </w:rPr>
        <w:t xml:space="preserve"> </w:t>
      </w:r>
      <w:r w:rsidRPr="00C160FC">
        <w:rPr>
          <w:sz w:val="24"/>
          <w:szCs w:val="24"/>
        </w:rPr>
        <w:t>course,</w:t>
      </w:r>
      <w:r w:rsidRPr="00C160FC">
        <w:rPr>
          <w:spacing w:val="-3"/>
          <w:sz w:val="24"/>
          <w:szCs w:val="24"/>
        </w:rPr>
        <w:t xml:space="preserve"> </w:t>
      </w:r>
      <w:r w:rsidRPr="00C160FC">
        <w:rPr>
          <w:sz w:val="24"/>
          <w:szCs w:val="24"/>
        </w:rPr>
        <w:t>the</w:t>
      </w:r>
      <w:r w:rsidRPr="00C160FC">
        <w:rPr>
          <w:spacing w:val="-6"/>
          <w:sz w:val="24"/>
          <w:szCs w:val="24"/>
        </w:rPr>
        <w:t xml:space="preserve"> </w:t>
      </w:r>
      <w:r w:rsidRPr="00C160FC">
        <w:rPr>
          <w:sz w:val="24"/>
          <w:szCs w:val="24"/>
        </w:rPr>
        <w:t>following</w:t>
      </w:r>
      <w:r w:rsidRPr="00C160FC">
        <w:rPr>
          <w:spacing w:val="-4"/>
          <w:sz w:val="24"/>
          <w:szCs w:val="24"/>
        </w:rPr>
        <w:t xml:space="preserve"> </w:t>
      </w:r>
      <w:r w:rsidRPr="00C160FC">
        <w:rPr>
          <w:sz w:val="24"/>
          <w:szCs w:val="24"/>
        </w:rPr>
        <w:t>dispute</w:t>
      </w:r>
      <w:r w:rsidRPr="00C160FC">
        <w:rPr>
          <w:spacing w:val="-4"/>
          <w:sz w:val="24"/>
          <w:szCs w:val="24"/>
        </w:rPr>
        <w:t xml:space="preserve"> </w:t>
      </w:r>
      <w:r w:rsidRPr="00C160FC">
        <w:rPr>
          <w:sz w:val="24"/>
          <w:szCs w:val="24"/>
        </w:rPr>
        <w:t>resolution</w:t>
      </w:r>
      <w:r w:rsidRPr="00C160FC">
        <w:rPr>
          <w:spacing w:val="-5"/>
          <w:sz w:val="24"/>
          <w:szCs w:val="24"/>
        </w:rPr>
        <w:t xml:space="preserve"> </w:t>
      </w:r>
      <w:r w:rsidRPr="00C160FC">
        <w:rPr>
          <w:sz w:val="24"/>
          <w:szCs w:val="24"/>
        </w:rPr>
        <w:t>procedures shall be followed:</w:t>
      </w:r>
    </w:p>
    <w:p w14:paraId="04E760CC" w14:textId="77777777" w:rsidR="00BC68BC" w:rsidRPr="00C160FC" w:rsidRDefault="00CC6B60">
      <w:pPr>
        <w:pStyle w:val="ListParagraph"/>
        <w:numPr>
          <w:ilvl w:val="2"/>
          <w:numId w:val="6"/>
        </w:numPr>
        <w:tabs>
          <w:tab w:val="left" w:pos="1580"/>
        </w:tabs>
        <w:spacing w:before="61"/>
        <w:ind w:right="583"/>
        <w:rPr>
          <w:sz w:val="24"/>
          <w:szCs w:val="24"/>
        </w:rPr>
      </w:pPr>
      <w:r w:rsidRPr="00C160FC">
        <w:rPr>
          <w:sz w:val="24"/>
          <w:szCs w:val="24"/>
        </w:rPr>
        <w:t xml:space="preserve">Within ten (10) business days of a written request by either Party, the Parties' </w:t>
      </w:r>
      <w:r w:rsidRPr="00C160FC">
        <w:rPr>
          <w:sz w:val="24"/>
          <w:szCs w:val="24"/>
        </w:rPr>
        <w:lastRenderedPageBreak/>
        <w:t>respective business executives shall meet to resolve the issue; if these Parties cannot</w:t>
      </w:r>
      <w:r w:rsidRPr="00C160FC">
        <w:rPr>
          <w:spacing w:val="-2"/>
          <w:sz w:val="24"/>
          <w:szCs w:val="24"/>
        </w:rPr>
        <w:t xml:space="preserve"> </w:t>
      </w:r>
      <w:r w:rsidRPr="00C160FC">
        <w:rPr>
          <w:sz w:val="24"/>
          <w:szCs w:val="24"/>
        </w:rPr>
        <w:t>resolve</w:t>
      </w:r>
      <w:r w:rsidRPr="00C160FC">
        <w:rPr>
          <w:spacing w:val="-5"/>
          <w:sz w:val="24"/>
          <w:szCs w:val="24"/>
        </w:rPr>
        <w:t xml:space="preserve"> </w:t>
      </w:r>
      <w:r w:rsidRPr="00C160FC">
        <w:rPr>
          <w:sz w:val="24"/>
          <w:szCs w:val="24"/>
        </w:rPr>
        <w:t>the</w:t>
      </w:r>
      <w:r w:rsidRPr="00C160FC">
        <w:rPr>
          <w:spacing w:val="-5"/>
          <w:sz w:val="24"/>
          <w:szCs w:val="24"/>
        </w:rPr>
        <w:t xml:space="preserve"> </w:t>
      </w:r>
      <w:r w:rsidRPr="00C160FC">
        <w:rPr>
          <w:sz w:val="24"/>
          <w:szCs w:val="24"/>
        </w:rPr>
        <w:t>issue</w:t>
      </w:r>
      <w:r w:rsidRPr="00C160FC">
        <w:rPr>
          <w:spacing w:val="-5"/>
          <w:sz w:val="24"/>
          <w:szCs w:val="24"/>
        </w:rPr>
        <w:t xml:space="preserve"> </w:t>
      </w:r>
      <w:r w:rsidRPr="00C160FC">
        <w:rPr>
          <w:sz w:val="24"/>
          <w:szCs w:val="24"/>
        </w:rPr>
        <w:t>within</w:t>
      </w:r>
      <w:r w:rsidRPr="00C160FC">
        <w:rPr>
          <w:spacing w:val="-1"/>
          <w:sz w:val="24"/>
          <w:szCs w:val="24"/>
        </w:rPr>
        <w:t xml:space="preserve"> </w:t>
      </w:r>
      <w:r w:rsidRPr="00C160FC">
        <w:rPr>
          <w:sz w:val="24"/>
          <w:szCs w:val="24"/>
        </w:rPr>
        <w:t>ten</w:t>
      </w:r>
      <w:r w:rsidRPr="00C160FC">
        <w:rPr>
          <w:spacing w:val="-4"/>
          <w:sz w:val="24"/>
          <w:szCs w:val="24"/>
        </w:rPr>
        <w:t xml:space="preserve"> </w:t>
      </w:r>
      <w:r w:rsidRPr="00C160FC">
        <w:rPr>
          <w:sz w:val="24"/>
          <w:szCs w:val="24"/>
        </w:rPr>
        <w:t>(10)</w:t>
      </w:r>
      <w:r w:rsidRPr="00C160FC">
        <w:rPr>
          <w:spacing w:val="-1"/>
          <w:sz w:val="24"/>
          <w:szCs w:val="24"/>
        </w:rPr>
        <w:t xml:space="preserve"> </w:t>
      </w:r>
      <w:r w:rsidRPr="00C160FC">
        <w:rPr>
          <w:sz w:val="24"/>
          <w:szCs w:val="24"/>
        </w:rPr>
        <w:t>business</w:t>
      </w:r>
      <w:r w:rsidRPr="00C160FC">
        <w:rPr>
          <w:spacing w:val="-5"/>
          <w:sz w:val="24"/>
          <w:szCs w:val="24"/>
        </w:rPr>
        <w:t xml:space="preserve"> </w:t>
      </w:r>
      <w:r w:rsidRPr="00C160FC">
        <w:rPr>
          <w:sz w:val="24"/>
          <w:szCs w:val="24"/>
        </w:rPr>
        <w:t>days</w:t>
      </w:r>
      <w:r w:rsidRPr="00C160FC">
        <w:rPr>
          <w:spacing w:val="-2"/>
          <w:sz w:val="24"/>
          <w:szCs w:val="24"/>
        </w:rPr>
        <w:t xml:space="preserve"> </w:t>
      </w:r>
      <w:r w:rsidRPr="00C160FC">
        <w:rPr>
          <w:sz w:val="24"/>
          <w:szCs w:val="24"/>
        </w:rPr>
        <w:t>of</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meeting,</w:t>
      </w:r>
      <w:r w:rsidRPr="00C160FC">
        <w:rPr>
          <w:spacing w:val="-2"/>
          <w:sz w:val="24"/>
          <w:szCs w:val="24"/>
        </w:rPr>
        <w:t xml:space="preserve"> </w:t>
      </w:r>
      <w:r w:rsidRPr="00C160FC">
        <w:rPr>
          <w:sz w:val="24"/>
          <w:szCs w:val="24"/>
        </w:rPr>
        <w:t>then</w:t>
      </w:r>
      <w:r w:rsidRPr="00C160FC">
        <w:rPr>
          <w:spacing w:val="-1"/>
          <w:sz w:val="24"/>
          <w:szCs w:val="24"/>
        </w:rPr>
        <w:t xml:space="preserve"> </w:t>
      </w:r>
      <w:r w:rsidRPr="00C160FC">
        <w:rPr>
          <w:sz w:val="24"/>
          <w:szCs w:val="24"/>
        </w:rPr>
        <w:t>(ii)) the issue shall be submitted to the Chief Executive Officers of the Parties.</w:t>
      </w:r>
    </w:p>
    <w:p w14:paraId="3B791E78" w14:textId="77777777" w:rsidR="00BC68BC" w:rsidRPr="00C160FC" w:rsidRDefault="00CC6B60">
      <w:pPr>
        <w:pStyle w:val="ListParagraph"/>
        <w:numPr>
          <w:ilvl w:val="2"/>
          <w:numId w:val="6"/>
        </w:numPr>
        <w:tabs>
          <w:tab w:val="left" w:pos="1580"/>
        </w:tabs>
        <w:spacing w:before="120"/>
        <w:ind w:right="266"/>
        <w:rPr>
          <w:sz w:val="24"/>
          <w:szCs w:val="24"/>
        </w:rPr>
      </w:pPr>
      <w:r w:rsidRPr="00C160FC">
        <w:rPr>
          <w:sz w:val="24"/>
          <w:szCs w:val="24"/>
        </w:rPr>
        <w:t>This</w:t>
      </w:r>
      <w:r w:rsidRPr="00C160FC">
        <w:rPr>
          <w:spacing w:val="-3"/>
          <w:sz w:val="24"/>
          <w:szCs w:val="24"/>
        </w:rPr>
        <w:t xml:space="preserve"> </w:t>
      </w:r>
      <w:r w:rsidRPr="00C160FC">
        <w:rPr>
          <w:sz w:val="24"/>
          <w:szCs w:val="24"/>
        </w:rPr>
        <w:t>dispute</w:t>
      </w:r>
      <w:r w:rsidRPr="00C160FC">
        <w:rPr>
          <w:spacing w:val="-4"/>
          <w:sz w:val="24"/>
          <w:szCs w:val="24"/>
        </w:rPr>
        <w:t xml:space="preserve"> </w:t>
      </w:r>
      <w:r w:rsidRPr="00C160FC">
        <w:rPr>
          <w:sz w:val="24"/>
          <w:szCs w:val="24"/>
        </w:rPr>
        <w:t>resolution</w:t>
      </w:r>
      <w:r w:rsidRPr="00C160FC">
        <w:rPr>
          <w:spacing w:val="-2"/>
          <w:sz w:val="24"/>
          <w:szCs w:val="24"/>
        </w:rPr>
        <w:t xml:space="preserve"> </w:t>
      </w:r>
      <w:r w:rsidRPr="00C160FC">
        <w:rPr>
          <w:sz w:val="24"/>
          <w:szCs w:val="24"/>
        </w:rPr>
        <w:t>process</w:t>
      </w:r>
      <w:r w:rsidRPr="00C160FC">
        <w:rPr>
          <w:spacing w:val="-3"/>
          <w:sz w:val="24"/>
          <w:szCs w:val="24"/>
        </w:rPr>
        <w:t xml:space="preserve"> </w:t>
      </w:r>
      <w:r w:rsidRPr="00C160FC">
        <w:rPr>
          <w:sz w:val="24"/>
          <w:szCs w:val="24"/>
        </w:rPr>
        <w:t>may</w:t>
      </w:r>
      <w:r w:rsidRPr="00C160FC">
        <w:rPr>
          <w:spacing w:val="-4"/>
          <w:sz w:val="24"/>
          <w:szCs w:val="24"/>
        </w:rPr>
        <w:t xml:space="preserve"> </w:t>
      </w:r>
      <w:r w:rsidRPr="00C160FC">
        <w:rPr>
          <w:sz w:val="24"/>
          <w:szCs w:val="24"/>
        </w:rPr>
        <w:t>occur</w:t>
      </w:r>
      <w:r w:rsidRPr="00C160FC">
        <w:rPr>
          <w:spacing w:val="-4"/>
          <w:sz w:val="24"/>
          <w:szCs w:val="24"/>
        </w:rPr>
        <w:t xml:space="preserve"> </w:t>
      </w:r>
      <w:r w:rsidRPr="00C160FC">
        <w:rPr>
          <w:sz w:val="24"/>
          <w:szCs w:val="24"/>
        </w:rPr>
        <w:t>concurrently</w:t>
      </w:r>
      <w:r w:rsidRPr="00C160FC">
        <w:rPr>
          <w:spacing w:val="-6"/>
          <w:sz w:val="24"/>
          <w:szCs w:val="24"/>
        </w:rPr>
        <w:t xml:space="preserve"> </w:t>
      </w:r>
      <w:r w:rsidRPr="00C160FC">
        <w:rPr>
          <w:sz w:val="24"/>
          <w:szCs w:val="24"/>
        </w:rPr>
        <w:t>with</w:t>
      </w:r>
      <w:r w:rsidRPr="00C160FC">
        <w:rPr>
          <w:spacing w:val="-2"/>
          <w:sz w:val="24"/>
          <w:szCs w:val="24"/>
        </w:rPr>
        <w:t xml:space="preserve"> </w:t>
      </w:r>
      <w:r w:rsidRPr="00C160FC">
        <w:rPr>
          <w:sz w:val="24"/>
          <w:szCs w:val="24"/>
        </w:rPr>
        <w:t>the</w:t>
      </w:r>
      <w:r w:rsidRPr="00C160FC">
        <w:rPr>
          <w:spacing w:val="-3"/>
          <w:sz w:val="24"/>
          <w:szCs w:val="24"/>
        </w:rPr>
        <w:t xml:space="preserve"> </w:t>
      </w:r>
      <w:r w:rsidRPr="00C160FC">
        <w:rPr>
          <w:sz w:val="24"/>
          <w:szCs w:val="24"/>
        </w:rPr>
        <w:t>exercise</w:t>
      </w:r>
      <w:r w:rsidRPr="00C160FC">
        <w:rPr>
          <w:spacing w:val="-3"/>
          <w:sz w:val="24"/>
          <w:szCs w:val="24"/>
        </w:rPr>
        <w:t xml:space="preserve"> </w:t>
      </w:r>
      <w:r w:rsidRPr="00C160FC">
        <w:rPr>
          <w:sz w:val="24"/>
          <w:szCs w:val="24"/>
        </w:rPr>
        <w:t>of</w:t>
      </w:r>
      <w:r w:rsidRPr="00C160FC">
        <w:rPr>
          <w:spacing w:val="-2"/>
          <w:sz w:val="24"/>
          <w:szCs w:val="24"/>
        </w:rPr>
        <w:t xml:space="preserve"> </w:t>
      </w:r>
      <w:r w:rsidRPr="00C160FC">
        <w:rPr>
          <w:sz w:val="24"/>
          <w:szCs w:val="24"/>
        </w:rPr>
        <w:t>other rights and remedies available under this Agreement.</w:t>
      </w:r>
      <w:r w:rsidRPr="00C160FC">
        <w:rPr>
          <w:spacing w:val="40"/>
          <w:sz w:val="24"/>
          <w:szCs w:val="24"/>
        </w:rPr>
        <w:t xml:space="preserve"> </w:t>
      </w:r>
      <w:r w:rsidRPr="00C160FC">
        <w:rPr>
          <w:sz w:val="24"/>
          <w:szCs w:val="24"/>
        </w:rPr>
        <w:t>This provision shall not apply to claims for equitable relief (e.g., injunction to prevent disclosure of confidential information).</w:t>
      </w:r>
    </w:p>
    <w:p w14:paraId="3092A974" w14:textId="77777777" w:rsidR="00BC68BC" w:rsidRPr="00C160FC" w:rsidRDefault="00BC68BC">
      <w:pPr>
        <w:pStyle w:val="BodyText"/>
        <w:spacing w:before="12"/>
        <w:rPr>
          <w:rFonts w:ascii="Times New Roman" w:hAnsi="Times New Roman" w:cs="Times New Roman"/>
          <w:sz w:val="24"/>
          <w:szCs w:val="24"/>
        </w:rPr>
      </w:pPr>
    </w:p>
    <w:p w14:paraId="046B6C1C" w14:textId="12753951" w:rsidR="00BC68BC" w:rsidRPr="00F4748C" w:rsidRDefault="00CC6B60" w:rsidP="00F4748C">
      <w:pPr>
        <w:pStyle w:val="ListParagraph"/>
        <w:numPr>
          <w:ilvl w:val="1"/>
          <w:numId w:val="6"/>
        </w:numPr>
        <w:tabs>
          <w:tab w:val="left" w:pos="1040"/>
        </w:tabs>
        <w:ind w:left="1039" w:right="327"/>
        <w:jc w:val="both"/>
        <w:rPr>
          <w:sz w:val="24"/>
          <w:szCs w:val="24"/>
        </w:rPr>
      </w:pPr>
      <w:bookmarkStart w:id="80" w:name="11.3_Arbitration.__If_the_Dispute_Resolu"/>
      <w:bookmarkEnd w:id="80"/>
      <w:r w:rsidRPr="00C160FC">
        <w:rPr>
          <w:b/>
          <w:sz w:val="24"/>
          <w:szCs w:val="24"/>
        </w:rPr>
        <w:t>Arbitration</w:t>
      </w:r>
      <w:r w:rsidRPr="00C160FC">
        <w:rPr>
          <w:sz w:val="24"/>
          <w:szCs w:val="24"/>
        </w:rPr>
        <w:t>.</w:t>
      </w:r>
      <w:r w:rsidRPr="00C160FC">
        <w:rPr>
          <w:spacing w:val="40"/>
          <w:sz w:val="24"/>
          <w:szCs w:val="24"/>
        </w:rPr>
        <w:t xml:space="preserve"> </w:t>
      </w:r>
      <w:r w:rsidRPr="00C160FC">
        <w:rPr>
          <w:sz w:val="24"/>
          <w:szCs w:val="24"/>
        </w:rPr>
        <w:t>If</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Dispute</w:t>
      </w:r>
      <w:r w:rsidRPr="00C160FC">
        <w:rPr>
          <w:spacing w:val="-3"/>
          <w:sz w:val="24"/>
          <w:szCs w:val="24"/>
        </w:rPr>
        <w:t xml:space="preserve"> </w:t>
      </w:r>
      <w:r w:rsidRPr="00C160FC">
        <w:rPr>
          <w:sz w:val="24"/>
          <w:szCs w:val="24"/>
        </w:rPr>
        <w:t>Resolution</w:t>
      </w:r>
      <w:r w:rsidRPr="00C160FC">
        <w:rPr>
          <w:spacing w:val="-1"/>
          <w:sz w:val="24"/>
          <w:szCs w:val="24"/>
        </w:rPr>
        <w:t xml:space="preserve"> </w:t>
      </w:r>
      <w:r w:rsidRPr="00C160FC">
        <w:rPr>
          <w:sz w:val="24"/>
          <w:szCs w:val="24"/>
        </w:rPr>
        <w:t>process</w:t>
      </w:r>
      <w:r w:rsidRPr="00C160FC">
        <w:rPr>
          <w:spacing w:val="-5"/>
          <w:sz w:val="24"/>
          <w:szCs w:val="24"/>
        </w:rPr>
        <w:t xml:space="preserve"> </w:t>
      </w:r>
      <w:r w:rsidRPr="00C160FC">
        <w:rPr>
          <w:sz w:val="24"/>
          <w:szCs w:val="24"/>
        </w:rPr>
        <w:t>specified</w:t>
      </w:r>
      <w:r w:rsidRPr="00C160FC">
        <w:rPr>
          <w:spacing w:val="-3"/>
          <w:sz w:val="24"/>
          <w:szCs w:val="24"/>
        </w:rPr>
        <w:t xml:space="preserve"> </w:t>
      </w:r>
      <w:r w:rsidRPr="00C160FC">
        <w:rPr>
          <w:sz w:val="24"/>
          <w:szCs w:val="24"/>
        </w:rPr>
        <w:t>in</w:t>
      </w:r>
      <w:r w:rsidRPr="00C160FC">
        <w:rPr>
          <w:spacing w:val="-1"/>
          <w:sz w:val="24"/>
          <w:szCs w:val="24"/>
        </w:rPr>
        <w:t xml:space="preserve"> </w:t>
      </w:r>
      <w:r w:rsidRPr="00C160FC">
        <w:rPr>
          <w:sz w:val="24"/>
          <w:szCs w:val="24"/>
        </w:rPr>
        <w:t>Section</w:t>
      </w:r>
      <w:r w:rsidRPr="00C160FC">
        <w:rPr>
          <w:spacing w:val="-1"/>
          <w:sz w:val="24"/>
          <w:szCs w:val="24"/>
        </w:rPr>
        <w:t xml:space="preserve"> </w:t>
      </w:r>
      <w:r w:rsidRPr="00C160FC">
        <w:rPr>
          <w:sz w:val="24"/>
          <w:szCs w:val="24"/>
        </w:rPr>
        <w:t>1</w:t>
      </w:r>
      <w:r w:rsidR="00C160FC">
        <w:rPr>
          <w:sz w:val="24"/>
          <w:szCs w:val="24"/>
        </w:rPr>
        <w:t>0</w:t>
      </w:r>
      <w:r w:rsidRPr="00C160FC">
        <w:rPr>
          <w:sz w:val="24"/>
          <w:szCs w:val="24"/>
        </w:rPr>
        <w:t>.2</w:t>
      </w:r>
      <w:r w:rsidRPr="00C160FC">
        <w:rPr>
          <w:spacing w:val="-2"/>
          <w:sz w:val="24"/>
          <w:szCs w:val="24"/>
        </w:rPr>
        <w:t xml:space="preserve"> </w:t>
      </w:r>
      <w:r w:rsidRPr="00C160FC">
        <w:rPr>
          <w:sz w:val="24"/>
          <w:szCs w:val="24"/>
        </w:rPr>
        <w:t>does</w:t>
      </w:r>
      <w:r w:rsidRPr="00C160FC">
        <w:rPr>
          <w:spacing w:val="-2"/>
          <w:sz w:val="24"/>
          <w:szCs w:val="24"/>
        </w:rPr>
        <w:t xml:space="preserve"> </w:t>
      </w:r>
      <w:r w:rsidRPr="00C160FC">
        <w:rPr>
          <w:sz w:val="24"/>
          <w:szCs w:val="24"/>
        </w:rPr>
        <w:t>not</w:t>
      </w:r>
      <w:r w:rsidRPr="00C160FC">
        <w:rPr>
          <w:spacing w:val="-2"/>
          <w:sz w:val="24"/>
          <w:szCs w:val="24"/>
        </w:rPr>
        <w:t xml:space="preserve"> </w:t>
      </w:r>
      <w:r w:rsidRPr="00C160FC">
        <w:rPr>
          <w:sz w:val="24"/>
          <w:szCs w:val="24"/>
        </w:rPr>
        <w:t>result in</w:t>
      </w:r>
      <w:r w:rsidRPr="00C160FC">
        <w:rPr>
          <w:spacing w:val="-1"/>
          <w:sz w:val="24"/>
          <w:szCs w:val="24"/>
        </w:rPr>
        <w:t xml:space="preserve"> </w:t>
      </w:r>
      <w:r w:rsidRPr="00C160FC">
        <w:rPr>
          <w:sz w:val="24"/>
          <w:szCs w:val="24"/>
        </w:rPr>
        <w:t>a</w:t>
      </w:r>
      <w:r w:rsidRPr="00C160FC">
        <w:rPr>
          <w:spacing w:val="-2"/>
          <w:sz w:val="24"/>
          <w:szCs w:val="24"/>
        </w:rPr>
        <w:t xml:space="preserve"> </w:t>
      </w:r>
      <w:r w:rsidRPr="00C160FC">
        <w:rPr>
          <w:sz w:val="24"/>
          <w:szCs w:val="24"/>
        </w:rPr>
        <w:t>resolution,</w:t>
      </w:r>
      <w:r w:rsidRPr="00C160FC">
        <w:rPr>
          <w:spacing w:val="-5"/>
          <w:sz w:val="24"/>
          <w:szCs w:val="24"/>
        </w:rPr>
        <w:t xml:space="preserve"> </w:t>
      </w:r>
      <w:r w:rsidRPr="00C160FC">
        <w:rPr>
          <w:sz w:val="24"/>
          <w:szCs w:val="24"/>
        </w:rPr>
        <w:t>then</w:t>
      </w:r>
      <w:r w:rsidRPr="00C160FC">
        <w:rPr>
          <w:spacing w:val="-1"/>
          <w:sz w:val="24"/>
          <w:szCs w:val="24"/>
        </w:rPr>
        <w:t xml:space="preserve"> </w:t>
      </w:r>
      <w:r w:rsidRPr="00C160FC">
        <w:rPr>
          <w:sz w:val="24"/>
          <w:szCs w:val="24"/>
        </w:rPr>
        <w:t>the</w:t>
      </w:r>
      <w:r w:rsidRPr="00C160FC">
        <w:rPr>
          <w:spacing w:val="-5"/>
          <w:sz w:val="24"/>
          <w:szCs w:val="24"/>
        </w:rPr>
        <w:t xml:space="preserve"> </w:t>
      </w:r>
      <w:r w:rsidRPr="00C160FC">
        <w:rPr>
          <w:sz w:val="24"/>
          <w:szCs w:val="24"/>
        </w:rPr>
        <w:t>Parties</w:t>
      </w:r>
      <w:r w:rsidRPr="00C160FC">
        <w:rPr>
          <w:spacing w:val="-2"/>
          <w:sz w:val="24"/>
          <w:szCs w:val="24"/>
        </w:rPr>
        <w:t xml:space="preserve"> </w:t>
      </w:r>
      <w:r w:rsidRPr="00C160FC">
        <w:rPr>
          <w:sz w:val="24"/>
          <w:szCs w:val="24"/>
        </w:rPr>
        <w:t>shall</w:t>
      </w:r>
      <w:r w:rsidRPr="00C160FC">
        <w:rPr>
          <w:spacing w:val="-2"/>
          <w:sz w:val="24"/>
          <w:szCs w:val="24"/>
        </w:rPr>
        <w:t xml:space="preserve"> </w:t>
      </w:r>
      <w:r w:rsidRPr="00C160FC">
        <w:rPr>
          <w:sz w:val="24"/>
          <w:szCs w:val="24"/>
        </w:rPr>
        <w:t>first</w:t>
      </w:r>
      <w:r w:rsidRPr="00C160FC">
        <w:rPr>
          <w:spacing w:val="-2"/>
          <w:sz w:val="24"/>
          <w:szCs w:val="24"/>
        </w:rPr>
        <w:t xml:space="preserve"> </w:t>
      </w:r>
      <w:r w:rsidRPr="00C160FC">
        <w:rPr>
          <w:sz w:val="24"/>
          <w:szCs w:val="24"/>
        </w:rPr>
        <w:t>attempt</w:t>
      </w:r>
      <w:r w:rsidRPr="00C160FC">
        <w:rPr>
          <w:spacing w:val="-5"/>
          <w:sz w:val="24"/>
          <w:szCs w:val="24"/>
        </w:rPr>
        <w:t xml:space="preserve"> </w:t>
      </w:r>
      <w:r w:rsidRPr="00C160FC">
        <w:rPr>
          <w:sz w:val="24"/>
          <w:szCs w:val="24"/>
        </w:rPr>
        <w:t>to</w:t>
      </w:r>
      <w:r w:rsidRPr="00C160FC">
        <w:rPr>
          <w:spacing w:val="-3"/>
          <w:sz w:val="24"/>
          <w:szCs w:val="24"/>
        </w:rPr>
        <w:t xml:space="preserve"> </w:t>
      </w:r>
      <w:r w:rsidRPr="00C160FC">
        <w:rPr>
          <w:sz w:val="24"/>
          <w:szCs w:val="24"/>
        </w:rPr>
        <w:t>settle</w:t>
      </w:r>
      <w:r w:rsidRPr="00C160FC">
        <w:rPr>
          <w:spacing w:val="-2"/>
          <w:sz w:val="24"/>
          <w:szCs w:val="24"/>
        </w:rPr>
        <w:t xml:space="preserve"> </w:t>
      </w:r>
      <w:r w:rsidRPr="00C160FC">
        <w:rPr>
          <w:sz w:val="24"/>
          <w:szCs w:val="24"/>
        </w:rPr>
        <w:t>any</w:t>
      </w:r>
      <w:r w:rsidRPr="00C160FC">
        <w:rPr>
          <w:spacing w:val="-3"/>
          <w:sz w:val="24"/>
          <w:szCs w:val="24"/>
        </w:rPr>
        <w:t xml:space="preserve"> </w:t>
      </w:r>
      <w:r w:rsidRPr="00C160FC">
        <w:rPr>
          <w:sz w:val="24"/>
          <w:szCs w:val="24"/>
        </w:rPr>
        <w:t>dispute</w:t>
      </w:r>
      <w:r w:rsidRPr="00C160FC">
        <w:rPr>
          <w:spacing w:val="-3"/>
          <w:sz w:val="24"/>
          <w:szCs w:val="24"/>
        </w:rPr>
        <w:t xml:space="preserve"> </w:t>
      </w:r>
      <w:r w:rsidRPr="00C160FC">
        <w:rPr>
          <w:sz w:val="24"/>
          <w:szCs w:val="24"/>
        </w:rPr>
        <w:t>or</w:t>
      </w:r>
      <w:r w:rsidRPr="00C160FC">
        <w:rPr>
          <w:spacing w:val="-6"/>
          <w:sz w:val="24"/>
          <w:szCs w:val="24"/>
        </w:rPr>
        <w:t xml:space="preserve"> </w:t>
      </w:r>
      <w:r w:rsidRPr="00C160FC">
        <w:rPr>
          <w:sz w:val="24"/>
          <w:szCs w:val="24"/>
        </w:rPr>
        <w:t>claim</w:t>
      </w:r>
      <w:r w:rsidRPr="00C160FC">
        <w:rPr>
          <w:spacing w:val="-3"/>
          <w:sz w:val="24"/>
          <w:szCs w:val="24"/>
        </w:rPr>
        <w:t xml:space="preserve"> </w:t>
      </w:r>
      <w:r w:rsidRPr="00C160FC">
        <w:rPr>
          <w:sz w:val="24"/>
          <w:szCs w:val="24"/>
        </w:rPr>
        <w:t>related to this Agreement through arbitration administered by the American Arbitration</w:t>
      </w:r>
      <w:r w:rsidR="00F4748C">
        <w:rPr>
          <w:sz w:val="24"/>
          <w:szCs w:val="24"/>
        </w:rPr>
        <w:t xml:space="preserve"> </w:t>
      </w:r>
      <w:r w:rsidRPr="00F4748C">
        <w:rPr>
          <w:sz w:val="24"/>
          <w:szCs w:val="24"/>
        </w:rPr>
        <w:t>Association</w:t>
      </w:r>
      <w:r w:rsidRPr="00F4748C">
        <w:rPr>
          <w:spacing w:val="-5"/>
          <w:sz w:val="24"/>
          <w:szCs w:val="24"/>
        </w:rPr>
        <w:t xml:space="preserve"> </w:t>
      </w:r>
      <w:r w:rsidRPr="00F4748C">
        <w:rPr>
          <w:sz w:val="24"/>
          <w:szCs w:val="24"/>
        </w:rPr>
        <w:t>under</w:t>
      </w:r>
      <w:r w:rsidRPr="00F4748C">
        <w:rPr>
          <w:spacing w:val="-4"/>
          <w:sz w:val="24"/>
          <w:szCs w:val="24"/>
        </w:rPr>
        <w:t xml:space="preserve"> </w:t>
      </w:r>
      <w:r w:rsidRPr="00F4748C">
        <w:rPr>
          <w:sz w:val="24"/>
          <w:szCs w:val="24"/>
        </w:rPr>
        <w:t>its</w:t>
      </w:r>
      <w:r w:rsidRPr="00F4748C">
        <w:rPr>
          <w:spacing w:val="-3"/>
          <w:sz w:val="24"/>
          <w:szCs w:val="24"/>
        </w:rPr>
        <w:t xml:space="preserve"> </w:t>
      </w:r>
      <w:r w:rsidRPr="00F4748C">
        <w:rPr>
          <w:sz w:val="24"/>
          <w:szCs w:val="24"/>
        </w:rPr>
        <w:t>Commercial</w:t>
      </w:r>
      <w:r w:rsidRPr="00F4748C">
        <w:rPr>
          <w:spacing w:val="-5"/>
          <w:sz w:val="24"/>
          <w:szCs w:val="24"/>
        </w:rPr>
        <w:t xml:space="preserve"> </w:t>
      </w:r>
      <w:r w:rsidRPr="00F4748C">
        <w:rPr>
          <w:sz w:val="24"/>
          <w:szCs w:val="24"/>
        </w:rPr>
        <w:t>Arbitration</w:t>
      </w:r>
      <w:r w:rsidRPr="00F4748C">
        <w:rPr>
          <w:spacing w:val="-2"/>
          <w:sz w:val="24"/>
          <w:szCs w:val="24"/>
        </w:rPr>
        <w:t xml:space="preserve"> </w:t>
      </w:r>
      <w:r w:rsidRPr="00F4748C">
        <w:rPr>
          <w:sz w:val="24"/>
          <w:szCs w:val="24"/>
        </w:rPr>
        <w:t>Rules.</w:t>
      </w:r>
      <w:r w:rsidRPr="00F4748C">
        <w:rPr>
          <w:spacing w:val="40"/>
          <w:sz w:val="24"/>
          <w:szCs w:val="24"/>
        </w:rPr>
        <w:t xml:space="preserve"> </w:t>
      </w:r>
      <w:r w:rsidRPr="00F4748C">
        <w:rPr>
          <w:sz w:val="24"/>
          <w:szCs w:val="24"/>
        </w:rPr>
        <w:t>The</w:t>
      </w:r>
      <w:r w:rsidRPr="00F4748C">
        <w:rPr>
          <w:spacing w:val="-6"/>
          <w:sz w:val="24"/>
          <w:szCs w:val="24"/>
        </w:rPr>
        <w:t xml:space="preserve"> </w:t>
      </w:r>
      <w:r w:rsidRPr="00F4748C">
        <w:rPr>
          <w:sz w:val="24"/>
          <w:szCs w:val="24"/>
        </w:rPr>
        <w:t>number</w:t>
      </w:r>
      <w:r w:rsidRPr="00F4748C">
        <w:rPr>
          <w:spacing w:val="-4"/>
          <w:sz w:val="24"/>
          <w:szCs w:val="24"/>
        </w:rPr>
        <w:t xml:space="preserve"> </w:t>
      </w:r>
      <w:r w:rsidRPr="00F4748C">
        <w:rPr>
          <w:sz w:val="24"/>
          <w:szCs w:val="24"/>
        </w:rPr>
        <w:t>of</w:t>
      </w:r>
      <w:r w:rsidRPr="00F4748C">
        <w:rPr>
          <w:spacing w:val="-2"/>
          <w:sz w:val="24"/>
          <w:szCs w:val="24"/>
        </w:rPr>
        <w:t xml:space="preserve"> </w:t>
      </w:r>
      <w:r w:rsidRPr="00F4748C">
        <w:rPr>
          <w:sz w:val="24"/>
          <w:szCs w:val="24"/>
        </w:rPr>
        <w:t>arbitrators</w:t>
      </w:r>
      <w:r w:rsidRPr="00F4748C">
        <w:rPr>
          <w:spacing w:val="-3"/>
          <w:sz w:val="24"/>
          <w:szCs w:val="24"/>
        </w:rPr>
        <w:t xml:space="preserve"> </w:t>
      </w:r>
      <w:r w:rsidRPr="00F4748C">
        <w:rPr>
          <w:sz w:val="24"/>
          <w:szCs w:val="24"/>
        </w:rPr>
        <w:t xml:space="preserve">shall be three. The place of arbitration shall be the State of </w:t>
      </w:r>
      <w:r w:rsidRPr="00F4748C">
        <w:rPr>
          <w:bCs/>
          <w:sz w:val="24"/>
          <w:szCs w:val="24"/>
        </w:rPr>
        <w:t>Maryland</w:t>
      </w:r>
      <w:r w:rsidRPr="00F4748C">
        <w:rPr>
          <w:b/>
          <w:sz w:val="24"/>
          <w:szCs w:val="24"/>
        </w:rPr>
        <w:t>.</w:t>
      </w:r>
    </w:p>
    <w:p w14:paraId="281F14C3" w14:textId="77777777" w:rsidR="00BC68BC" w:rsidRPr="00C160FC" w:rsidRDefault="00BC68BC">
      <w:pPr>
        <w:pStyle w:val="BodyText"/>
        <w:spacing w:before="9"/>
        <w:rPr>
          <w:rFonts w:ascii="Times New Roman" w:hAnsi="Times New Roman" w:cs="Times New Roman"/>
          <w:b/>
          <w:sz w:val="24"/>
          <w:szCs w:val="24"/>
        </w:rPr>
      </w:pPr>
    </w:p>
    <w:p w14:paraId="4B6C4538" w14:textId="5EDDD5E3" w:rsidR="00BC68BC" w:rsidRPr="00C160FC" w:rsidRDefault="00CC6B60">
      <w:pPr>
        <w:pStyle w:val="ListParagraph"/>
        <w:numPr>
          <w:ilvl w:val="1"/>
          <w:numId w:val="6"/>
        </w:numPr>
        <w:tabs>
          <w:tab w:val="left" w:pos="1039"/>
          <w:tab w:val="left" w:pos="1040"/>
        </w:tabs>
        <w:ind w:left="1040" w:right="430" w:hanging="901"/>
        <w:rPr>
          <w:sz w:val="24"/>
          <w:szCs w:val="24"/>
        </w:rPr>
      </w:pPr>
      <w:bookmarkStart w:id="81" w:name="11.4_Nonexclusive_Remedy.__Except_as_exp"/>
      <w:bookmarkEnd w:id="81"/>
      <w:r w:rsidRPr="00C160FC">
        <w:rPr>
          <w:b/>
          <w:sz w:val="24"/>
          <w:szCs w:val="24"/>
        </w:rPr>
        <w:t>Nonexclusive Remedy</w:t>
      </w:r>
      <w:r w:rsidRPr="00C160FC">
        <w:rPr>
          <w:sz w:val="24"/>
          <w:szCs w:val="24"/>
        </w:rPr>
        <w:t>.</w:t>
      </w:r>
      <w:r w:rsidRPr="00C160FC">
        <w:rPr>
          <w:spacing w:val="40"/>
          <w:sz w:val="24"/>
          <w:szCs w:val="24"/>
        </w:rPr>
        <w:t xml:space="preserve"> </w:t>
      </w:r>
      <w:r w:rsidRPr="00C160FC">
        <w:rPr>
          <w:sz w:val="24"/>
          <w:szCs w:val="24"/>
        </w:rPr>
        <w:t>Except as expressly set forth in this Agreement, the exercise by</w:t>
      </w:r>
      <w:r w:rsidRPr="00C160FC">
        <w:rPr>
          <w:spacing w:val="-3"/>
          <w:sz w:val="24"/>
          <w:szCs w:val="24"/>
        </w:rPr>
        <w:t xml:space="preserve"> </w:t>
      </w:r>
      <w:r w:rsidRPr="00C160FC">
        <w:rPr>
          <w:sz w:val="24"/>
          <w:szCs w:val="24"/>
        </w:rPr>
        <w:t>either</w:t>
      </w:r>
      <w:r w:rsidRPr="00C160FC">
        <w:rPr>
          <w:spacing w:val="-3"/>
          <w:sz w:val="24"/>
          <w:szCs w:val="24"/>
        </w:rPr>
        <w:t xml:space="preserve"> </w:t>
      </w:r>
      <w:r w:rsidRPr="00C160FC">
        <w:rPr>
          <w:sz w:val="24"/>
          <w:szCs w:val="24"/>
        </w:rPr>
        <w:t>Party</w:t>
      </w:r>
      <w:r w:rsidRPr="00C160FC">
        <w:rPr>
          <w:spacing w:val="-3"/>
          <w:sz w:val="24"/>
          <w:szCs w:val="24"/>
        </w:rPr>
        <w:t xml:space="preserve"> </w:t>
      </w:r>
      <w:r w:rsidRPr="00C160FC">
        <w:rPr>
          <w:sz w:val="24"/>
          <w:szCs w:val="24"/>
        </w:rPr>
        <w:t>of</w:t>
      </w:r>
      <w:r w:rsidRPr="00C160FC">
        <w:rPr>
          <w:spacing w:val="-1"/>
          <w:sz w:val="24"/>
          <w:szCs w:val="24"/>
        </w:rPr>
        <w:t xml:space="preserve"> </w:t>
      </w:r>
      <w:r w:rsidRPr="00C160FC">
        <w:rPr>
          <w:sz w:val="24"/>
          <w:szCs w:val="24"/>
        </w:rPr>
        <w:t>any</w:t>
      </w:r>
      <w:r w:rsidRPr="00C160FC">
        <w:rPr>
          <w:spacing w:val="-3"/>
          <w:sz w:val="24"/>
          <w:szCs w:val="24"/>
        </w:rPr>
        <w:t xml:space="preserve"> </w:t>
      </w:r>
      <w:r w:rsidRPr="00C160FC">
        <w:rPr>
          <w:sz w:val="24"/>
          <w:szCs w:val="24"/>
        </w:rPr>
        <w:t>of</w:t>
      </w:r>
      <w:r w:rsidRPr="00C160FC">
        <w:rPr>
          <w:spacing w:val="-4"/>
          <w:sz w:val="24"/>
          <w:szCs w:val="24"/>
        </w:rPr>
        <w:t xml:space="preserve"> </w:t>
      </w:r>
      <w:r w:rsidRPr="00C160FC">
        <w:rPr>
          <w:sz w:val="24"/>
          <w:szCs w:val="24"/>
        </w:rPr>
        <w:t>its</w:t>
      </w:r>
      <w:r w:rsidRPr="00C160FC">
        <w:rPr>
          <w:spacing w:val="-2"/>
          <w:sz w:val="24"/>
          <w:szCs w:val="24"/>
        </w:rPr>
        <w:t xml:space="preserve"> </w:t>
      </w:r>
      <w:r w:rsidRPr="00C160FC">
        <w:rPr>
          <w:sz w:val="24"/>
          <w:szCs w:val="24"/>
        </w:rPr>
        <w:t>remedies</w:t>
      </w:r>
      <w:r w:rsidRPr="00C160FC">
        <w:rPr>
          <w:spacing w:val="-5"/>
          <w:sz w:val="24"/>
          <w:szCs w:val="24"/>
        </w:rPr>
        <w:t xml:space="preserve"> </w:t>
      </w:r>
      <w:r w:rsidRPr="00C160FC">
        <w:rPr>
          <w:sz w:val="24"/>
          <w:szCs w:val="24"/>
        </w:rPr>
        <w:t>under</w:t>
      </w:r>
      <w:r w:rsidRPr="00C160FC">
        <w:rPr>
          <w:spacing w:val="-3"/>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w:t>
      </w:r>
      <w:r w:rsidRPr="00C160FC">
        <w:rPr>
          <w:spacing w:val="-4"/>
          <w:sz w:val="24"/>
          <w:szCs w:val="24"/>
        </w:rPr>
        <w:t xml:space="preserve"> </w:t>
      </w:r>
      <w:r w:rsidRPr="00C160FC">
        <w:rPr>
          <w:sz w:val="24"/>
          <w:szCs w:val="24"/>
        </w:rPr>
        <w:t>will</w:t>
      </w:r>
      <w:r w:rsidRPr="00C160FC">
        <w:rPr>
          <w:spacing w:val="-4"/>
          <w:sz w:val="24"/>
          <w:szCs w:val="24"/>
        </w:rPr>
        <w:t xml:space="preserve"> </w:t>
      </w:r>
      <w:r w:rsidRPr="00C160FC">
        <w:rPr>
          <w:sz w:val="24"/>
          <w:szCs w:val="24"/>
        </w:rPr>
        <w:t>be</w:t>
      </w:r>
      <w:r w:rsidRPr="00C160FC">
        <w:rPr>
          <w:spacing w:val="-5"/>
          <w:sz w:val="24"/>
          <w:szCs w:val="24"/>
        </w:rPr>
        <w:t xml:space="preserve"> </w:t>
      </w:r>
      <w:r w:rsidRPr="00C160FC">
        <w:rPr>
          <w:sz w:val="24"/>
          <w:szCs w:val="24"/>
        </w:rPr>
        <w:t>without</w:t>
      </w:r>
      <w:r w:rsidRPr="00C160FC">
        <w:rPr>
          <w:spacing w:val="-2"/>
          <w:sz w:val="24"/>
          <w:szCs w:val="24"/>
        </w:rPr>
        <w:t xml:space="preserve"> </w:t>
      </w:r>
      <w:r w:rsidRPr="00C160FC">
        <w:rPr>
          <w:sz w:val="24"/>
          <w:szCs w:val="24"/>
        </w:rPr>
        <w:t>prejudice to its other remedies under this Agreement or otherwise.</w:t>
      </w:r>
    </w:p>
    <w:p w14:paraId="13A86105" w14:textId="77777777" w:rsidR="00BC68BC" w:rsidRPr="00C160FC" w:rsidRDefault="00BC68BC">
      <w:pPr>
        <w:pStyle w:val="BodyText"/>
        <w:spacing w:before="11"/>
        <w:rPr>
          <w:rFonts w:ascii="Times New Roman" w:hAnsi="Times New Roman" w:cs="Times New Roman"/>
          <w:sz w:val="24"/>
          <w:szCs w:val="24"/>
        </w:rPr>
      </w:pPr>
    </w:p>
    <w:p w14:paraId="3D9EB0F8" w14:textId="77777777" w:rsidR="00BC68BC" w:rsidRPr="00C160FC" w:rsidRDefault="00CC6B60">
      <w:pPr>
        <w:pStyle w:val="ListParagraph"/>
        <w:numPr>
          <w:ilvl w:val="1"/>
          <w:numId w:val="6"/>
        </w:numPr>
        <w:tabs>
          <w:tab w:val="left" w:pos="1040"/>
          <w:tab w:val="left" w:pos="1041"/>
        </w:tabs>
        <w:ind w:left="1040" w:right="311"/>
        <w:rPr>
          <w:sz w:val="24"/>
          <w:szCs w:val="24"/>
        </w:rPr>
      </w:pPr>
      <w:bookmarkStart w:id="82" w:name="11.5_Severability.__If_for_any_reason_a_"/>
      <w:bookmarkEnd w:id="82"/>
      <w:r w:rsidRPr="00C160FC">
        <w:rPr>
          <w:b/>
          <w:sz w:val="24"/>
          <w:szCs w:val="24"/>
        </w:rPr>
        <w:t>Severability</w:t>
      </w:r>
      <w:r w:rsidRPr="00C160FC">
        <w:rPr>
          <w:sz w:val="24"/>
          <w:szCs w:val="24"/>
        </w:rPr>
        <w:t>.</w:t>
      </w:r>
      <w:r w:rsidRPr="00C160FC">
        <w:rPr>
          <w:spacing w:val="40"/>
          <w:sz w:val="24"/>
          <w:szCs w:val="24"/>
        </w:rPr>
        <w:t xml:space="preserve"> </w:t>
      </w:r>
      <w:r w:rsidRPr="00C160FC">
        <w:rPr>
          <w:sz w:val="24"/>
          <w:szCs w:val="24"/>
        </w:rPr>
        <w:t>If</w:t>
      </w:r>
      <w:r w:rsidRPr="00C160FC">
        <w:rPr>
          <w:spacing w:val="-2"/>
          <w:sz w:val="24"/>
          <w:szCs w:val="24"/>
        </w:rPr>
        <w:t xml:space="preserve"> </w:t>
      </w:r>
      <w:r w:rsidRPr="00C160FC">
        <w:rPr>
          <w:sz w:val="24"/>
          <w:szCs w:val="24"/>
        </w:rPr>
        <w:t>for</w:t>
      </w:r>
      <w:r w:rsidRPr="00C160FC">
        <w:rPr>
          <w:spacing w:val="-4"/>
          <w:sz w:val="24"/>
          <w:szCs w:val="24"/>
        </w:rPr>
        <w:t xml:space="preserve"> </w:t>
      </w:r>
      <w:r w:rsidRPr="00C160FC">
        <w:rPr>
          <w:sz w:val="24"/>
          <w:szCs w:val="24"/>
        </w:rPr>
        <w:t>any</w:t>
      </w:r>
      <w:r w:rsidRPr="00C160FC">
        <w:rPr>
          <w:spacing w:val="-4"/>
          <w:sz w:val="24"/>
          <w:szCs w:val="24"/>
        </w:rPr>
        <w:t xml:space="preserve"> </w:t>
      </w:r>
      <w:r w:rsidRPr="00C160FC">
        <w:rPr>
          <w:sz w:val="24"/>
          <w:szCs w:val="24"/>
        </w:rPr>
        <w:t>reason</w:t>
      </w:r>
      <w:r w:rsidRPr="00C160FC">
        <w:rPr>
          <w:spacing w:val="-2"/>
          <w:sz w:val="24"/>
          <w:szCs w:val="24"/>
        </w:rPr>
        <w:t xml:space="preserve"> </w:t>
      </w:r>
      <w:r w:rsidRPr="00C160FC">
        <w:rPr>
          <w:sz w:val="24"/>
          <w:szCs w:val="24"/>
        </w:rPr>
        <w:t>a</w:t>
      </w:r>
      <w:r w:rsidRPr="00C160FC">
        <w:rPr>
          <w:spacing w:val="-6"/>
          <w:sz w:val="24"/>
          <w:szCs w:val="24"/>
        </w:rPr>
        <w:t xml:space="preserve"> </w:t>
      </w:r>
      <w:r w:rsidRPr="00C160FC">
        <w:rPr>
          <w:sz w:val="24"/>
          <w:szCs w:val="24"/>
        </w:rPr>
        <w:t>court</w:t>
      </w:r>
      <w:r w:rsidRPr="00C160FC">
        <w:rPr>
          <w:spacing w:val="-3"/>
          <w:sz w:val="24"/>
          <w:szCs w:val="24"/>
        </w:rPr>
        <w:t xml:space="preserve"> </w:t>
      </w:r>
      <w:r w:rsidRPr="00C160FC">
        <w:rPr>
          <w:sz w:val="24"/>
          <w:szCs w:val="24"/>
        </w:rPr>
        <w:t>of</w:t>
      </w:r>
      <w:r w:rsidRPr="00C160FC">
        <w:rPr>
          <w:spacing w:val="-2"/>
          <w:sz w:val="24"/>
          <w:szCs w:val="24"/>
        </w:rPr>
        <w:t xml:space="preserve"> </w:t>
      </w:r>
      <w:r w:rsidRPr="00C160FC">
        <w:rPr>
          <w:sz w:val="24"/>
          <w:szCs w:val="24"/>
        </w:rPr>
        <w:t>competent</w:t>
      </w:r>
      <w:r w:rsidRPr="00C160FC">
        <w:rPr>
          <w:spacing w:val="-3"/>
          <w:sz w:val="24"/>
          <w:szCs w:val="24"/>
        </w:rPr>
        <w:t xml:space="preserve"> </w:t>
      </w:r>
      <w:r w:rsidRPr="00C160FC">
        <w:rPr>
          <w:sz w:val="24"/>
          <w:szCs w:val="24"/>
        </w:rPr>
        <w:t>jurisdiction</w:t>
      </w:r>
      <w:r w:rsidRPr="00C160FC">
        <w:rPr>
          <w:spacing w:val="-5"/>
          <w:sz w:val="24"/>
          <w:szCs w:val="24"/>
        </w:rPr>
        <w:t xml:space="preserve"> </w:t>
      </w:r>
      <w:r w:rsidRPr="00C160FC">
        <w:rPr>
          <w:sz w:val="24"/>
          <w:szCs w:val="24"/>
        </w:rPr>
        <w:t>finds</w:t>
      </w:r>
      <w:r w:rsidRPr="00C160FC">
        <w:rPr>
          <w:spacing w:val="-3"/>
          <w:sz w:val="24"/>
          <w:szCs w:val="24"/>
        </w:rPr>
        <w:t xml:space="preserve"> </w:t>
      </w:r>
      <w:r w:rsidRPr="00C160FC">
        <w:rPr>
          <w:sz w:val="24"/>
          <w:szCs w:val="24"/>
        </w:rPr>
        <w:t>any</w:t>
      </w:r>
      <w:r w:rsidRPr="00C160FC">
        <w:rPr>
          <w:spacing w:val="-6"/>
          <w:sz w:val="24"/>
          <w:szCs w:val="24"/>
        </w:rPr>
        <w:t xml:space="preserve"> </w:t>
      </w:r>
      <w:r w:rsidRPr="00C160FC">
        <w:rPr>
          <w:sz w:val="24"/>
          <w:szCs w:val="24"/>
        </w:rPr>
        <w:t>provision</w:t>
      </w:r>
      <w:r w:rsidRPr="00C160FC">
        <w:rPr>
          <w:spacing w:val="-2"/>
          <w:sz w:val="24"/>
          <w:szCs w:val="24"/>
        </w:rPr>
        <w:t xml:space="preserve"> </w:t>
      </w:r>
      <w:r w:rsidRPr="00C160FC">
        <w:rPr>
          <w:sz w:val="24"/>
          <w:szCs w:val="24"/>
        </w:rPr>
        <w:t>of this Agreement invalid or unenforceable, that provision of the Agreement will be enforced to the maximum extent permissible, and the other provisions of this Agreement will remain in full force and effect.</w:t>
      </w:r>
    </w:p>
    <w:p w14:paraId="0BF7DDC2" w14:textId="77777777" w:rsidR="00BC68BC" w:rsidRPr="00C160FC" w:rsidRDefault="00BC68BC">
      <w:pPr>
        <w:pStyle w:val="BodyText"/>
        <w:spacing w:before="12"/>
        <w:rPr>
          <w:rFonts w:ascii="Times New Roman" w:hAnsi="Times New Roman" w:cs="Times New Roman"/>
          <w:sz w:val="24"/>
          <w:szCs w:val="24"/>
        </w:rPr>
      </w:pPr>
    </w:p>
    <w:p w14:paraId="3F030FC7" w14:textId="77777777" w:rsidR="00BC68BC" w:rsidRPr="00C160FC" w:rsidRDefault="00CC6B60">
      <w:pPr>
        <w:pStyle w:val="ListParagraph"/>
        <w:numPr>
          <w:ilvl w:val="1"/>
          <w:numId w:val="6"/>
        </w:numPr>
        <w:tabs>
          <w:tab w:val="left" w:pos="1040"/>
          <w:tab w:val="left" w:pos="1041"/>
        </w:tabs>
        <w:ind w:left="1041" w:right="615" w:hanging="901"/>
        <w:rPr>
          <w:sz w:val="24"/>
          <w:szCs w:val="24"/>
        </w:rPr>
      </w:pPr>
      <w:bookmarkStart w:id="83" w:name="11.6_Waiver.__The_failure_by_either_Part"/>
      <w:bookmarkEnd w:id="83"/>
      <w:r w:rsidRPr="00C160FC">
        <w:rPr>
          <w:b/>
          <w:sz w:val="24"/>
          <w:szCs w:val="24"/>
        </w:rPr>
        <w:t>Waiver</w:t>
      </w:r>
      <w:r w:rsidRPr="00C160FC">
        <w:rPr>
          <w:sz w:val="24"/>
          <w:szCs w:val="24"/>
        </w:rPr>
        <w:t>.</w:t>
      </w:r>
      <w:r w:rsidRPr="00C160FC">
        <w:rPr>
          <w:spacing w:val="40"/>
          <w:sz w:val="24"/>
          <w:szCs w:val="24"/>
        </w:rPr>
        <w:t xml:space="preserve"> </w:t>
      </w:r>
      <w:r w:rsidRPr="00C160FC">
        <w:rPr>
          <w:sz w:val="24"/>
          <w:szCs w:val="24"/>
        </w:rPr>
        <w:t>The</w:t>
      </w:r>
      <w:r w:rsidRPr="00C160FC">
        <w:rPr>
          <w:spacing w:val="-4"/>
          <w:sz w:val="24"/>
          <w:szCs w:val="24"/>
        </w:rPr>
        <w:t xml:space="preserve"> </w:t>
      </w:r>
      <w:r w:rsidRPr="00C160FC">
        <w:rPr>
          <w:sz w:val="24"/>
          <w:szCs w:val="24"/>
        </w:rPr>
        <w:t>failure</w:t>
      </w:r>
      <w:r w:rsidRPr="00C160FC">
        <w:rPr>
          <w:spacing w:val="-4"/>
          <w:sz w:val="24"/>
          <w:szCs w:val="24"/>
        </w:rPr>
        <w:t xml:space="preserve"> </w:t>
      </w:r>
      <w:r w:rsidRPr="00C160FC">
        <w:rPr>
          <w:sz w:val="24"/>
          <w:szCs w:val="24"/>
        </w:rPr>
        <w:t>by</w:t>
      </w:r>
      <w:r w:rsidRPr="00C160FC">
        <w:rPr>
          <w:spacing w:val="-2"/>
          <w:sz w:val="24"/>
          <w:szCs w:val="24"/>
        </w:rPr>
        <w:t xml:space="preserve"> </w:t>
      </w:r>
      <w:r w:rsidRPr="00C160FC">
        <w:rPr>
          <w:sz w:val="24"/>
          <w:szCs w:val="24"/>
        </w:rPr>
        <w:t>either</w:t>
      </w:r>
      <w:r w:rsidRPr="00C160FC">
        <w:rPr>
          <w:spacing w:val="-5"/>
          <w:sz w:val="24"/>
          <w:szCs w:val="24"/>
        </w:rPr>
        <w:t xml:space="preserve"> </w:t>
      </w:r>
      <w:r w:rsidRPr="00C160FC">
        <w:rPr>
          <w:sz w:val="24"/>
          <w:szCs w:val="24"/>
        </w:rPr>
        <w:t>Party</w:t>
      </w:r>
      <w:r w:rsidRPr="00C160FC">
        <w:rPr>
          <w:spacing w:val="-2"/>
          <w:sz w:val="24"/>
          <w:szCs w:val="24"/>
        </w:rPr>
        <w:t xml:space="preserve"> </w:t>
      </w:r>
      <w:r w:rsidRPr="00C160FC">
        <w:rPr>
          <w:sz w:val="24"/>
          <w:szCs w:val="24"/>
        </w:rPr>
        <w:t>to</w:t>
      </w:r>
      <w:r w:rsidRPr="00C160FC">
        <w:rPr>
          <w:spacing w:val="-2"/>
          <w:sz w:val="24"/>
          <w:szCs w:val="24"/>
        </w:rPr>
        <w:t xml:space="preserve"> </w:t>
      </w:r>
      <w:r w:rsidRPr="00C160FC">
        <w:rPr>
          <w:sz w:val="24"/>
          <w:szCs w:val="24"/>
        </w:rPr>
        <w:t>enforce</w:t>
      </w:r>
      <w:r w:rsidRPr="00C160FC">
        <w:rPr>
          <w:spacing w:val="-4"/>
          <w:sz w:val="24"/>
          <w:szCs w:val="24"/>
        </w:rPr>
        <w:t xml:space="preserve"> </w:t>
      </w:r>
      <w:r w:rsidRPr="00C160FC">
        <w:rPr>
          <w:sz w:val="24"/>
          <w:szCs w:val="24"/>
        </w:rPr>
        <w:t>any</w:t>
      </w:r>
      <w:r w:rsidRPr="00C160FC">
        <w:rPr>
          <w:spacing w:val="-2"/>
          <w:sz w:val="24"/>
          <w:szCs w:val="24"/>
        </w:rPr>
        <w:t xml:space="preserve"> </w:t>
      </w:r>
      <w:r w:rsidRPr="00C160FC">
        <w:rPr>
          <w:sz w:val="24"/>
          <w:szCs w:val="24"/>
        </w:rPr>
        <w:t>provision of this</w:t>
      </w:r>
      <w:r w:rsidRPr="00C160FC">
        <w:rPr>
          <w:spacing w:val="-4"/>
          <w:sz w:val="24"/>
          <w:szCs w:val="24"/>
        </w:rPr>
        <w:t xml:space="preserve"> </w:t>
      </w:r>
      <w:r w:rsidRPr="00C160FC">
        <w:rPr>
          <w:sz w:val="24"/>
          <w:szCs w:val="24"/>
        </w:rPr>
        <w:t>Agreement</w:t>
      </w:r>
      <w:r w:rsidRPr="00C160FC">
        <w:rPr>
          <w:spacing w:val="-4"/>
          <w:sz w:val="24"/>
          <w:szCs w:val="24"/>
        </w:rPr>
        <w:t xml:space="preserve"> </w:t>
      </w:r>
      <w:r w:rsidRPr="00C160FC">
        <w:rPr>
          <w:sz w:val="24"/>
          <w:szCs w:val="24"/>
        </w:rPr>
        <w:t>will not constitute a waiver of future enforcement of that or any other provision.</w:t>
      </w:r>
    </w:p>
    <w:p w14:paraId="738116E3" w14:textId="77777777" w:rsidR="00BC68BC" w:rsidRPr="00C160FC" w:rsidRDefault="00BC68BC">
      <w:pPr>
        <w:pStyle w:val="BodyText"/>
        <w:spacing w:before="9"/>
        <w:rPr>
          <w:rFonts w:ascii="Times New Roman" w:hAnsi="Times New Roman" w:cs="Times New Roman"/>
          <w:sz w:val="24"/>
          <w:szCs w:val="24"/>
        </w:rPr>
      </w:pPr>
    </w:p>
    <w:p w14:paraId="3A57FB40" w14:textId="77777777" w:rsidR="00BC68BC" w:rsidRPr="00C160FC" w:rsidRDefault="00CC6B60">
      <w:pPr>
        <w:pStyle w:val="ListParagraph"/>
        <w:numPr>
          <w:ilvl w:val="1"/>
          <w:numId w:val="6"/>
        </w:numPr>
        <w:tabs>
          <w:tab w:val="left" w:pos="1041"/>
          <w:tab w:val="left" w:pos="1042"/>
        </w:tabs>
        <w:spacing w:before="1"/>
        <w:ind w:left="1041" w:right="338"/>
        <w:rPr>
          <w:sz w:val="24"/>
          <w:szCs w:val="24"/>
        </w:rPr>
      </w:pPr>
      <w:bookmarkStart w:id="84" w:name="11.7_Notices.__All_notices_required_or_p"/>
      <w:bookmarkEnd w:id="84"/>
      <w:r w:rsidRPr="00C160FC">
        <w:rPr>
          <w:b/>
          <w:sz w:val="24"/>
          <w:szCs w:val="24"/>
        </w:rPr>
        <w:t>Notices</w:t>
      </w:r>
      <w:r w:rsidRPr="00C160FC">
        <w:rPr>
          <w:sz w:val="24"/>
          <w:szCs w:val="24"/>
        </w:rPr>
        <w:t>.</w:t>
      </w:r>
      <w:r w:rsidRPr="00C160FC">
        <w:rPr>
          <w:spacing w:val="40"/>
          <w:sz w:val="24"/>
          <w:szCs w:val="24"/>
        </w:rPr>
        <w:t xml:space="preserve"> </w:t>
      </w:r>
      <w:r w:rsidRPr="00C160FC">
        <w:rPr>
          <w:sz w:val="24"/>
          <w:szCs w:val="24"/>
        </w:rPr>
        <w:t>All notices required or permitted under this Agreement will be in writing and</w:t>
      </w:r>
      <w:r w:rsidRPr="00C160FC">
        <w:rPr>
          <w:spacing w:val="-3"/>
          <w:sz w:val="24"/>
          <w:szCs w:val="24"/>
        </w:rPr>
        <w:t xml:space="preserve"> </w:t>
      </w:r>
      <w:r w:rsidRPr="00C160FC">
        <w:rPr>
          <w:sz w:val="24"/>
          <w:szCs w:val="24"/>
        </w:rPr>
        <w:t>delivered,</w:t>
      </w:r>
      <w:r w:rsidRPr="00C160FC">
        <w:rPr>
          <w:spacing w:val="-2"/>
          <w:sz w:val="24"/>
          <w:szCs w:val="24"/>
        </w:rPr>
        <w:t xml:space="preserve"> </w:t>
      </w:r>
      <w:r w:rsidRPr="00C160FC">
        <w:rPr>
          <w:sz w:val="24"/>
          <w:szCs w:val="24"/>
        </w:rPr>
        <w:t>at</w:t>
      </w:r>
      <w:r w:rsidRPr="00C160FC">
        <w:rPr>
          <w:spacing w:val="-2"/>
          <w:sz w:val="24"/>
          <w:szCs w:val="24"/>
        </w:rPr>
        <w:t xml:space="preserve"> </w:t>
      </w:r>
      <w:r w:rsidRPr="00C160FC">
        <w:rPr>
          <w:sz w:val="24"/>
          <w:szCs w:val="24"/>
        </w:rPr>
        <w:t>the</w:t>
      </w:r>
      <w:r w:rsidRPr="00C160FC">
        <w:rPr>
          <w:spacing w:val="-2"/>
          <w:sz w:val="24"/>
          <w:szCs w:val="24"/>
        </w:rPr>
        <w:t xml:space="preserve"> </w:t>
      </w:r>
      <w:r w:rsidRPr="00C160FC">
        <w:rPr>
          <w:sz w:val="24"/>
          <w:szCs w:val="24"/>
        </w:rPr>
        <w:t>address</w:t>
      </w:r>
      <w:r w:rsidRPr="00C160FC">
        <w:rPr>
          <w:spacing w:val="-2"/>
          <w:sz w:val="24"/>
          <w:szCs w:val="24"/>
        </w:rPr>
        <w:t xml:space="preserve"> </w:t>
      </w:r>
      <w:r w:rsidRPr="00C160FC">
        <w:rPr>
          <w:sz w:val="24"/>
          <w:szCs w:val="24"/>
        </w:rPr>
        <w:t>for</w:t>
      </w:r>
      <w:r w:rsidRPr="00C160FC">
        <w:rPr>
          <w:spacing w:val="-3"/>
          <w:sz w:val="24"/>
          <w:szCs w:val="24"/>
        </w:rPr>
        <w:t xml:space="preserve"> </w:t>
      </w:r>
      <w:r w:rsidRPr="00C160FC">
        <w:rPr>
          <w:sz w:val="24"/>
          <w:szCs w:val="24"/>
        </w:rPr>
        <w:t>each</w:t>
      </w:r>
      <w:r w:rsidRPr="00C160FC">
        <w:rPr>
          <w:spacing w:val="-1"/>
          <w:sz w:val="24"/>
          <w:szCs w:val="24"/>
        </w:rPr>
        <w:t xml:space="preserve"> </w:t>
      </w:r>
      <w:r w:rsidRPr="00C160FC">
        <w:rPr>
          <w:sz w:val="24"/>
          <w:szCs w:val="24"/>
        </w:rPr>
        <w:t>Party</w:t>
      </w:r>
      <w:r w:rsidRPr="00C160FC">
        <w:rPr>
          <w:spacing w:val="-3"/>
          <w:sz w:val="24"/>
          <w:szCs w:val="24"/>
        </w:rPr>
        <w:t xml:space="preserve"> </w:t>
      </w:r>
      <w:r w:rsidRPr="00C160FC">
        <w:rPr>
          <w:sz w:val="24"/>
          <w:szCs w:val="24"/>
        </w:rPr>
        <w:t>stated</w:t>
      </w:r>
      <w:r w:rsidRPr="00C160FC">
        <w:rPr>
          <w:spacing w:val="-5"/>
          <w:sz w:val="24"/>
          <w:szCs w:val="24"/>
        </w:rPr>
        <w:t xml:space="preserve"> </w:t>
      </w:r>
      <w:r w:rsidRPr="00C160FC">
        <w:rPr>
          <w:sz w:val="24"/>
          <w:szCs w:val="24"/>
        </w:rPr>
        <w:t>in</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beginning</w:t>
      </w:r>
      <w:r w:rsidRPr="00C160FC">
        <w:rPr>
          <w:spacing w:val="-3"/>
          <w:sz w:val="24"/>
          <w:szCs w:val="24"/>
        </w:rPr>
        <w:t xml:space="preserve"> </w:t>
      </w:r>
      <w:r w:rsidRPr="00C160FC">
        <w:rPr>
          <w:sz w:val="24"/>
          <w:szCs w:val="24"/>
        </w:rPr>
        <w:t>of</w:t>
      </w:r>
      <w:r w:rsidRPr="00C160FC">
        <w:rPr>
          <w:spacing w:val="-1"/>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 by</w:t>
      </w:r>
      <w:r w:rsidRPr="00C160FC">
        <w:rPr>
          <w:spacing w:val="-1"/>
          <w:sz w:val="24"/>
          <w:szCs w:val="24"/>
        </w:rPr>
        <w:t xml:space="preserve"> </w:t>
      </w:r>
      <w:r w:rsidRPr="00C160FC">
        <w:rPr>
          <w:sz w:val="24"/>
          <w:szCs w:val="24"/>
        </w:rPr>
        <w:t>confirmed</w:t>
      </w:r>
      <w:r w:rsidRPr="00C160FC">
        <w:rPr>
          <w:spacing w:val="-3"/>
          <w:sz w:val="24"/>
          <w:szCs w:val="24"/>
        </w:rPr>
        <w:t xml:space="preserve"> </w:t>
      </w:r>
      <w:r w:rsidRPr="00C160FC">
        <w:rPr>
          <w:sz w:val="24"/>
          <w:szCs w:val="24"/>
        </w:rPr>
        <w:t>facsimile</w:t>
      </w:r>
      <w:r w:rsidRPr="00C160FC">
        <w:rPr>
          <w:spacing w:val="-3"/>
          <w:sz w:val="24"/>
          <w:szCs w:val="24"/>
        </w:rPr>
        <w:t xml:space="preserve"> </w:t>
      </w:r>
      <w:r w:rsidRPr="00C160FC">
        <w:rPr>
          <w:sz w:val="24"/>
          <w:szCs w:val="24"/>
        </w:rPr>
        <w:t>transmission (with a</w:t>
      </w:r>
      <w:r w:rsidRPr="00C160FC">
        <w:rPr>
          <w:spacing w:val="-3"/>
          <w:sz w:val="24"/>
          <w:szCs w:val="24"/>
        </w:rPr>
        <w:t xml:space="preserve"> </w:t>
      </w:r>
      <w:r w:rsidRPr="00C160FC">
        <w:rPr>
          <w:sz w:val="24"/>
          <w:szCs w:val="24"/>
        </w:rPr>
        <w:t>follow up</w:t>
      </w:r>
      <w:r w:rsidRPr="00C160FC">
        <w:rPr>
          <w:spacing w:val="-3"/>
          <w:sz w:val="24"/>
          <w:szCs w:val="24"/>
        </w:rPr>
        <w:t xml:space="preserve"> </w:t>
      </w:r>
      <w:r w:rsidRPr="00C160FC">
        <w:rPr>
          <w:sz w:val="24"/>
          <w:szCs w:val="24"/>
        </w:rPr>
        <w:t>copy</w:t>
      </w:r>
      <w:r w:rsidRPr="00C160FC">
        <w:rPr>
          <w:spacing w:val="-1"/>
          <w:sz w:val="24"/>
          <w:szCs w:val="24"/>
        </w:rPr>
        <w:t xml:space="preserve"> </w:t>
      </w:r>
      <w:r w:rsidRPr="00C160FC">
        <w:rPr>
          <w:sz w:val="24"/>
          <w:szCs w:val="24"/>
        </w:rPr>
        <w:t>sent via</w:t>
      </w:r>
      <w:r w:rsidRPr="00C160FC">
        <w:rPr>
          <w:spacing w:val="-3"/>
          <w:sz w:val="24"/>
          <w:szCs w:val="24"/>
        </w:rPr>
        <w:t xml:space="preserve"> </w:t>
      </w:r>
      <w:r w:rsidRPr="00C160FC">
        <w:rPr>
          <w:sz w:val="24"/>
          <w:szCs w:val="24"/>
        </w:rPr>
        <w:t>US</w:t>
      </w:r>
      <w:r w:rsidRPr="00C160FC">
        <w:rPr>
          <w:spacing w:val="-3"/>
          <w:sz w:val="24"/>
          <w:szCs w:val="24"/>
        </w:rPr>
        <w:t xml:space="preserve"> </w:t>
      </w:r>
      <w:r w:rsidRPr="00C160FC">
        <w:rPr>
          <w:sz w:val="24"/>
          <w:szCs w:val="24"/>
        </w:rPr>
        <w:t>first class pre- paid mail), by courier or overnight delivery services, or by certified mail, and in each instance will be deemed given upon receipt.</w:t>
      </w:r>
      <w:r w:rsidRPr="00C160FC">
        <w:rPr>
          <w:spacing w:val="40"/>
          <w:sz w:val="24"/>
          <w:szCs w:val="24"/>
        </w:rPr>
        <w:t xml:space="preserve"> </w:t>
      </w:r>
      <w:r w:rsidRPr="00C160FC">
        <w:rPr>
          <w:sz w:val="24"/>
          <w:szCs w:val="24"/>
        </w:rPr>
        <w:t>Either Party may change its address for notices</w:t>
      </w:r>
      <w:r w:rsidRPr="00C160FC">
        <w:rPr>
          <w:spacing w:val="-1"/>
          <w:sz w:val="24"/>
          <w:szCs w:val="24"/>
        </w:rPr>
        <w:t xml:space="preserve"> </w:t>
      </w:r>
      <w:r w:rsidRPr="00C160FC">
        <w:rPr>
          <w:sz w:val="24"/>
          <w:szCs w:val="24"/>
        </w:rPr>
        <w:t>under</w:t>
      </w:r>
      <w:r w:rsidRPr="00C160FC">
        <w:rPr>
          <w:spacing w:val="-2"/>
          <w:sz w:val="24"/>
          <w:szCs w:val="24"/>
        </w:rPr>
        <w:t xml:space="preserve"> </w:t>
      </w:r>
      <w:r w:rsidRPr="00C160FC">
        <w:rPr>
          <w:sz w:val="24"/>
          <w:szCs w:val="24"/>
        </w:rPr>
        <w:t>this</w:t>
      </w:r>
      <w:r w:rsidRPr="00C160FC">
        <w:rPr>
          <w:spacing w:val="-4"/>
          <w:sz w:val="24"/>
          <w:szCs w:val="24"/>
        </w:rPr>
        <w:t xml:space="preserve"> </w:t>
      </w:r>
      <w:r w:rsidRPr="00C160FC">
        <w:rPr>
          <w:sz w:val="24"/>
          <w:szCs w:val="24"/>
        </w:rPr>
        <w:t>Agreement</w:t>
      </w:r>
      <w:r w:rsidRPr="00C160FC">
        <w:rPr>
          <w:spacing w:val="-1"/>
          <w:sz w:val="24"/>
          <w:szCs w:val="24"/>
        </w:rPr>
        <w:t xml:space="preserve"> </w:t>
      </w:r>
      <w:r w:rsidRPr="00C160FC">
        <w:rPr>
          <w:sz w:val="24"/>
          <w:szCs w:val="24"/>
        </w:rPr>
        <w:t>by</w:t>
      </w:r>
      <w:r w:rsidRPr="00C160FC">
        <w:rPr>
          <w:spacing w:val="-2"/>
          <w:sz w:val="24"/>
          <w:szCs w:val="24"/>
        </w:rPr>
        <w:t xml:space="preserve"> </w:t>
      </w:r>
      <w:r w:rsidRPr="00C160FC">
        <w:rPr>
          <w:sz w:val="24"/>
          <w:szCs w:val="24"/>
        </w:rPr>
        <w:t>giving</w:t>
      </w:r>
      <w:r w:rsidRPr="00C160FC">
        <w:rPr>
          <w:spacing w:val="-4"/>
          <w:sz w:val="24"/>
          <w:szCs w:val="24"/>
        </w:rPr>
        <w:t xml:space="preserve"> </w:t>
      </w:r>
      <w:r w:rsidRPr="00C160FC">
        <w:rPr>
          <w:sz w:val="24"/>
          <w:szCs w:val="24"/>
        </w:rPr>
        <w:t>written notice</w:t>
      </w:r>
      <w:r w:rsidRPr="00C160FC">
        <w:rPr>
          <w:spacing w:val="-1"/>
          <w:sz w:val="24"/>
          <w:szCs w:val="24"/>
        </w:rPr>
        <w:t xml:space="preserve"> </w:t>
      </w:r>
      <w:r w:rsidRPr="00C160FC">
        <w:rPr>
          <w:sz w:val="24"/>
          <w:szCs w:val="24"/>
        </w:rPr>
        <w:t>to</w:t>
      </w:r>
      <w:r w:rsidRPr="00C160FC">
        <w:rPr>
          <w:spacing w:val="-2"/>
          <w:sz w:val="24"/>
          <w:szCs w:val="24"/>
        </w:rPr>
        <w:t xml:space="preserve"> </w:t>
      </w:r>
      <w:r w:rsidRPr="00C160FC">
        <w:rPr>
          <w:sz w:val="24"/>
          <w:szCs w:val="24"/>
        </w:rPr>
        <w:t>the</w:t>
      </w:r>
      <w:r w:rsidRPr="00C160FC">
        <w:rPr>
          <w:spacing w:val="-1"/>
          <w:sz w:val="24"/>
          <w:szCs w:val="24"/>
        </w:rPr>
        <w:t xml:space="preserve"> </w:t>
      </w:r>
      <w:r w:rsidRPr="00C160FC">
        <w:rPr>
          <w:sz w:val="24"/>
          <w:szCs w:val="24"/>
        </w:rPr>
        <w:t>other</w:t>
      </w:r>
      <w:r w:rsidRPr="00C160FC">
        <w:rPr>
          <w:spacing w:val="-2"/>
          <w:sz w:val="24"/>
          <w:szCs w:val="24"/>
        </w:rPr>
        <w:t xml:space="preserve"> </w:t>
      </w:r>
      <w:r w:rsidRPr="00C160FC">
        <w:rPr>
          <w:sz w:val="24"/>
          <w:szCs w:val="24"/>
        </w:rPr>
        <w:t>Party</w:t>
      </w:r>
      <w:r w:rsidRPr="00C160FC">
        <w:rPr>
          <w:spacing w:val="-4"/>
          <w:sz w:val="24"/>
          <w:szCs w:val="24"/>
        </w:rPr>
        <w:t xml:space="preserve"> </w:t>
      </w:r>
      <w:r w:rsidRPr="00C160FC">
        <w:rPr>
          <w:sz w:val="24"/>
          <w:szCs w:val="24"/>
        </w:rPr>
        <w:t>by</w:t>
      </w:r>
      <w:r w:rsidRPr="00C160FC">
        <w:rPr>
          <w:spacing w:val="-2"/>
          <w:sz w:val="24"/>
          <w:szCs w:val="24"/>
        </w:rPr>
        <w:t xml:space="preserve"> </w:t>
      </w:r>
      <w:r w:rsidRPr="00C160FC">
        <w:rPr>
          <w:sz w:val="24"/>
          <w:szCs w:val="24"/>
        </w:rPr>
        <w:t>the</w:t>
      </w:r>
      <w:r w:rsidRPr="00C160FC">
        <w:rPr>
          <w:spacing w:val="-1"/>
          <w:sz w:val="24"/>
          <w:szCs w:val="24"/>
        </w:rPr>
        <w:t xml:space="preserve"> </w:t>
      </w:r>
      <w:r w:rsidRPr="00C160FC">
        <w:rPr>
          <w:sz w:val="24"/>
          <w:szCs w:val="24"/>
        </w:rPr>
        <w:t>means specified in this Section.</w:t>
      </w:r>
    </w:p>
    <w:p w14:paraId="5C4E9898" w14:textId="77777777" w:rsidR="00BC68BC" w:rsidRPr="00C160FC" w:rsidRDefault="00BC68BC">
      <w:pPr>
        <w:pStyle w:val="BodyText"/>
        <w:spacing w:before="11"/>
        <w:rPr>
          <w:rFonts w:ascii="Times New Roman" w:hAnsi="Times New Roman" w:cs="Times New Roman"/>
          <w:sz w:val="24"/>
          <w:szCs w:val="24"/>
        </w:rPr>
      </w:pPr>
    </w:p>
    <w:p w14:paraId="4E40F0F6" w14:textId="77777777" w:rsidR="00BC68BC" w:rsidRPr="00C160FC" w:rsidRDefault="00CC6B60">
      <w:pPr>
        <w:pStyle w:val="ListParagraph"/>
        <w:numPr>
          <w:ilvl w:val="1"/>
          <w:numId w:val="6"/>
        </w:numPr>
        <w:tabs>
          <w:tab w:val="left" w:pos="1041"/>
          <w:tab w:val="left" w:pos="1042"/>
        </w:tabs>
        <w:ind w:left="1041" w:right="331"/>
        <w:rPr>
          <w:sz w:val="24"/>
          <w:szCs w:val="24"/>
        </w:rPr>
      </w:pPr>
      <w:bookmarkStart w:id="85" w:name="11.8_Titles_and_Heading_for_Convenience."/>
      <w:bookmarkEnd w:id="85"/>
      <w:r w:rsidRPr="00C160FC">
        <w:rPr>
          <w:b/>
          <w:sz w:val="24"/>
          <w:szCs w:val="24"/>
        </w:rPr>
        <w:t>Titles</w:t>
      </w:r>
      <w:r w:rsidRPr="00C160FC">
        <w:rPr>
          <w:b/>
          <w:spacing w:val="-2"/>
          <w:sz w:val="24"/>
          <w:szCs w:val="24"/>
        </w:rPr>
        <w:t xml:space="preserve"> </w:t>
      </w:r>
      <w:r w:rsidRPr="00C160FC">
        <w:rPr>
          <w:b/>
          <w:sz w:val="24"/>
          <w:szCs w:val="24"/>
        </w:rPr>
        <w:t>and</w:t>
      </w:r>
      <w:r w:rsidRPr="00C160FC">
        <w:rPr>
          <w:b/>
          <w:spacing w:val="-5"/>
          <w:sz w:val="24"/>
          <w:szCs w:val="24"/>
        </w:rPr>
        <w:t xml:space="preserve"> </w:t>
      </w:r>
      <w:r w:rsidRPr="00C160FC">
        <w:rPr>
          <w:b/>
          <w:sz w:val="24"/>
          <w:szCs w:val="24"/>
        </w:rPr>
        <w:t>Heading</w:t>
      </w:r>
      <w:r w:rsidRPr="00C160FC">
        <w:rPr>
          <w:b/>
          <w:spacing w:val="-3"/>
          <w:sz w:val="24"/>
          <w:szCs w:val="24"/>
        </w:rPr>
        <w:t xml:space="preserve"> </w:t>
      </w:r>
      <w:r w:rsidRPr="00C160FC">
        <w:rPr>
          <w:b/>
          <w:sz w:val="24"/>
          <w:szCs w:val="24"/>
        </w:rPr>
        <w:t>for</w:t>
      </w:r>
      <w:r w:rsidRPr="00C160FC">
        <w:rPr>
          <w:b/>
          <w:spacing w:val="-4"/>
          <w:sz w:val="24"/>
          <w:szCs w:val="24"/>
        </w:rPr>
        <w:t xml:space="preserve"> </w:t>
      </w:r>
      <w:r w:rsidRPr="00C160FC">
        <w:rPr>
          <w:b/>
          <w:sz w:val="24"/>
          <w:szCs w:val="24"/>
        </w:rPr>
        <w:t>Convenience</w:t>
      </w:r>
      <w:r w:rsidRPr="00C160FC">
        <w:rPr>
          <w:sz w:val="24"/>
          <w:szCs w:val="24"/>
        </w:rPr>
        <w:t>.</w:t>
      </w:r>
      <w:r w:rsidRPr="00C160FC">
        <w:rPr>
          <w:spacing w:val="40"/>
          <w:sz w:val="24"/>
          <w:szCs w:val="24"/>
        </w:rPr>
        <w:t xml:space="preserve"> </w:t>
      </w:r>
      <w:r w:rsidRPr="00C160FC">
        <w:rPr>
          <w:sz w:val="24"/>
          <w:szCs w:val="24"/>
        </w:rPr>
        <w:t>Titles</w:t>
      </w:r>
      <w:r w:rsidRPr="00C160FC">
        <w:rPr>
          <w:spacing w:val="-2"/>
          <w:sz w:val="24"/>
          <w:szCs w:val="24"/>
        </w:rPr>
        <w:t xml:space="preserve"> </w:t>
      </w:r>
      <w:r w:rsidRPr="00C160FC">
        <w:rPr>
          <w:sz w:val="24"/>
          <w:szCs w:val="24"/>
        </w:rPr>
        <w:t>or</w:t>
      </w:r>
      <w:r w:rsidRPr="00C160FC">
        <w:rPr>
          <w:spacing w:val="-6"/>
          <w:sz w:val="24"/>
          <w:szCs w:val="24"/>
        </w:rPr>
        <w:t xml:space="preserve"> </w:t>
      </w:r>
      <w:r w:rsidRPr="00C160FC">
        <w:rPr>
          <w:sz w:val="24"/>
          <w:szCs w:val="24"/>
        </w:rPr>
        <w:t>headings</w:t>
      </w:r>
      <w:r w:rsidRPr="00C160FC">
        <w:rPr>
          <w:spacing w:val="-5"/>
          <w:sz w:val="24"/>
          <w:szCs w:val="24"/>
        </w:rPr>
        <w:t xml:space="preserve"> </w:t>
      </w:r>
      <w:r w:rsidRPr="00C160FC">
        <w:rPr>
          <w:sz w:val="24"/>
          <w:szCs w:val="24"/>
        </w:rPr>
        <w:t>are</w:t>
      </w:r>
      <w:r w:rsidRPr="00C160FC">
        <w:rPr>
          <w:spacing w:val="-2"/>
          <w:sz w:val="24"/>
          <w:szCs w:val="24"/>
        </w:rPr>
        <w:t xml:space="preserve"> </w:t>
      </w:r>
      <w:r w:rsidRPr="00C160FC">
        <w:rPr>
          <w:sz w:val="24"/>
          <w:szCs w:val="24"/>
        </w:rPr>
        <w:t>not</w:t>
      </w:r>
      <w:r w:rsidRPr="00C160FC">
        <w:rPr>
          <w:spacing w:val="-2"/>
          <w:sz w:val="24"/>
          <w:szCs w:val="24"/>
        </w:rPr>
        <w:t xml:space="preserve"> </w:t>
      </w:r>
      <w:r w:rsidRPr="00C160FC">
        <w:rPr>
          <w:sz w:val="24"/>
          <w:szCs w:val="24"/>
        </w:rPr>
        <w:t>to</w:t>
      </w:r>
      <w:r w:rsidRPr="00C160FC">
        <w:rPr>
          <w:spacing w:val="-5"/>
          <w:sz w:val="24"/>
          <w:szCs w:val="24"/>
        </w:rPr>
        <w:t xml:space="preserve"> </w:t>
      </w:r>
      <w:r w:rsidRPr="00C160FC">
        <w:rPr>
          <w:sz w:val="24"/>
          <w:szCs w:val="24"/>
        </w:rPr>
        <w:t>be</w:t>
      </w:r>
      <w:r w:rsidRPr="00C160FC">
        <w:rPr>
          <w:spacing w:val="-2"/>
          <w:sz w:val="24"/>
          <w:szCs w:val="24"/>
        </w:rPr>
        <w:t xml:space="preserve"> </w:t>
      </w:r>
      <w:r w:rsidRPr="00C160FC">
        <w:rPr>
          <w:sz w:val="24"/>
          <w:szCs w:val="24"/>
        </w:rPr>
        <w:t>considered</w:t>
      </w:r>
      <w:r w:rsidRPr="00C160FC">
        <w:rPr>
          <w:spacing w:val="-3"/>
          <w:sz w:val="24"/>
          <w:szCs w:val="24"/>
        </w:rPr>
        <w:t xml:space="preserve"> </w:t>
      </w:r>
      <w:r w:rsidRPr="00C160FC">
        <w:rPr>
          <w:sz w:val="24"/>
          <w:szCs w:val="24"/>
        </w:rPr>
        <w:t>part of the Agreement.</w:t>
      </w:r>
      <w:r w:rsidRPr="00C160FC">
        <w:rPr>
          <w:spacing w:val="40"/>
          <w:sz w:val="24"/>
          <w:szCs w:val="24"/>
        </w:rPr>
        <w:t xml:space="preserve"> </w:t>
      </w:r>
      <w:r w:rsidRPr="00C160FC">
        <w:rPr>
          <w:sz w:val="24"/>
          <w:szCs w:val="24"/>
        </w:rPr>
        <w:t xml:space="preserve">They have been included solely for the convenience of the </w:t>
      </w:r>
      <w:proofErr w:type="gramStart"/>
      <w:r w:rsidRPr="00C160FC">
        <w:rPr>
          <w:sz w:val="24"/>
          <w:szCs w:val="24"/>
        </w:rPr>
        <w:t>Parties, and</w:t>
      </w:r>
      <w:proofErr w:type="gramEnd"/>
      <w:r w:rsidRPr="00C160FC">
        <w:rPr>
          <w:sz w:val="24"/>
          <w:szCs w:val="24"/>
        </w:rPr>
        <w:t xml:space="preserve"> are not intended to be full or accurate descriptions of the contents thereof.</w:t>
      </w:r>
    </w:p>
    <w:p w14:paraId="2C68DCDE" w14:textId="77777777" w:rsidR="00BC68BC" w:rsidRPr="00C160FC" w:rsidRDefault="00BC68BC">
      <w:pPr>
        <w:pStyle w:val="BodyText"/>
        <w:spacing w:before="11"/>
        <w:rPr>
          <w:rFonts w:ascii="Times New Roman" w:hAnsi="Times New Roman" w:cs="Times New Roman"/>
          <w:sz w:val="24"/>
          <w:szCs w:val="24"/>
        </w:rPr>
      </w:pPr>
    </w:p>
    <w:p w14:paraId="4DEDFFC6" w14:textId="77777777" w:rsidR="00BC68BC" w:rsidRPr="00C160FC" w:rsidRDefault="00CC6B60">
      <w:pPr>
        <w:pStyle w:val="ListParagraph"/>
        <w:numPr>
          <w:ilvl w:val="1"/>
          <w:numId w:val="6"/>
        </w:numPr>
        <w:tabs>
          <w:tab w:val="left" w:pos="1041"/>
          <w:tab w:val="left" w:pos="1042"/>
        </w:tabs>
        <w:ind w:left="1041" w:right="282" w:hanging="901"/>
        <w:rPr>
          <w:sz w:val="24"/>
          <w:szCs w:val="24"/>
        </w:rPr>
      </w:pPr>
      <w:bookmarkStart w:id="86" w:name="11.9_Force_Majeure.__Neither_Party_will_"/>
      <w:bookmarkEnd w:id="86"/>
      <w:r w:rsidRPr="00C160FC">
        <w:rPr>
          <w:b/>
          <w:sz w:val="24"/>
          <w:szCs w:val="24"/>
        </w:rPr>
        <w:t>Force Majeure</w:t>
      </w:r>
      <w:r w:rsidRPr="00C160FC">
        <w:rPr>
          <w:sz w:val="24"/>
          <w:szCs w:val="24"/>
        </w:rPr>
        <w:t>.</w:t>
      </w:r>
      <w:r w:rsidRPr="00C160FC">
        <w:rPr>
          <w:spacing w:val="40"/>
          <w:sz w:val="24"/>
          <w:szCs w:val="24"/>
        </w:rPr>
        <w:t xml:space="preserve"> </w:t>
      </w:r>
      <w:r w:rsidRPr="00C160FC">
        <w:rPr>
          <w:sz w:val="24"/>
          <w:szCs w:val="24"/>
        </w:rPr>
        <w:t>Neither Party will be responsible for any failure or delay in its performance</w:t>
      </w:r>
      <w:r w:rsidRPr="00C160FC">
        <w:rPr>
          <w:spacing w:val="-5"/>
          <w:sz w:val="24"/>
          <w:szCs w:val="24"/>
        </w:rPr>
        <w:t xml:space="preserve"> </w:t>
      </w:r>
      <w:r w:rsidRPr="00C160FC">
        <w:rPr>
          <w:sz w:val="24"/>
          <w:szCs w:val="24"/>
        </w:rPr>
        <w:t>under</w:t>
      </w:r>
      <w:r w:rsidRPr="00C160FC">
        <w:rPr>
          <w:spacing w:val="-3"/>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w:t>
      </w:r>
      <w:r w:rsidRPr="00C160FC">
        <w:rPr>
          <w:spacing w:val="-2"/>
          <w:sz w:val="24"/>
          <w:szCs w:val="24"/>
        </w:rPr>
        <w:t xml:space="preserve"> </w:t>
      </w:r>
      <w:r w:rsidRPr="00C160FC">
        <w:rPr>
          <w:sz w:val="24"/>
          <w:szCs w:val="24"/>
        </w:rPr>
        <w:t>(except</w:t>
      </w:r>
      <w:r w:rsidRPr="00C160FC">
        <w:rPr>
          <w:spacing w:val="-5"/>
          <w:sz w:val="24"/>
          <w:szCs w:val="24"/>
        </w:rPr>
        <w:t xml:space="preserve"> </w:t>
      </w:r>
      <w:r w:rsidRPr="00C160FC">
        <w:rPr>
          <w:sz w:val="24"/>
          <w:szCs w:val="24"/>
        </w:rPr>
        <w:t>for</w:t>
      </w:r>
      <w:r w:rsidRPr="00C160FC">
        <w:rPr>
          <w:spacing w:val="-3"/>
          <w:sz w:val="24"/>
          <w:szCs w:val="24"/>
        </w:rPr>
        <w:t xml:space="preserve"> </w:t>
      </w:r>
      <w:r w:rsidRPr="00C160FC">
        <w:rPr>
          <w:sz w:val="24"/>
          <w:szCs w:val="24"/>
        </w:rPr>
        <w:t>any</w:t>
      </w:r>
      <w:r w:rsidRPr="00C160FC">
        <w:rPr>
          <w:spacing w:val="-3"/>
          <w:sz w:val="24"/>
          <w:szCs w:val="24"/>
        </w:rPr>
        <w:t xml:space="preserve"> </w:t>
      </w:r>
      <w:r w:rsidRPr="00C160FC">
        <w:rPr>
          <w:sz w:val="24"/>
          <w:szCs w:val="24"/>
        </w:rPr>
        <w:t>payment</w:t>
      </w:r>
      <w:r w:rsidRPr="00C160FC">
        <w:rPr>
          <w:spacing w:val="-2"/>
          <w:sz w:val="24"/>
          <w:szCs w:val="24"/>
        </w:rPr>
        <w:t xml:space="preserve"> </w:t>
      </w:r>
      <w:r w:rsidRPr="00C160FC">
        <w:rPr>
          <w:sz w:val="24"/>
          <w:szCs w:val="24"/>
        </w:rPr>
        <w:t>obligations)</w:t>
      </w:r>
      <w:r w:rsidRPr="00C160FC">
        <w:rPr>
          <w:spacing w:val="-6"/>
          <w:sz w:val="24"/>
          <w:szCs w:val="24"/>
        </w:rPr>
        <w:t xml:space="preserve"> </w:t>
      </w:r>
      <w:r w:rsidRPr="00C160FC">
        <w:rPr>
          <w:sz w:val="24"/>
          <w:szCs w:val="24"/>
        </w:rPr>
        <w:t>due</w:t>
      </w:r>
      <w:r w:rsidRPr="00C160FC">
        <w:rPr>
          <w:spacing w:val="-2"/>
          <w:sz w:val="24"/>
          <w:szCs w:val="24"/>
        </w:rPr>
        <w:t xml:space="preserve"> </w:t>
      </w:r>
      <w:r w:rsidRPr="00C160FC">
        <w:rPr>
          <w:sz w:val="24"/>
          <w:szCs w:val="24"/>
        </w:rPr>
        <w:t>to</w:t>
      </w:r>
      <w:r w:rsidRPr="00C160FC">
        <w:rPr>
          <w:spacing w:val="-3"/>
          <w:sz w:val="24"/>
          <w:szCs w:val="24"/>
        </w:rPr>
        <w:t xml:space="preserve"> </w:t>
      </w:r>
      <w:r w:rsidRPr="00C160FC">
        <w:rPr>
          <w:sz w:val="24"/>
          <w:szCs w:val="24"/>
        </w:rPr>
        <w:t>causes beyond its reasonable control, including, but not limited to, labor disputes, strikes, lockouts, energy, raw materials or supplies, war, terrorism, riot, acts of God or governmental action.</w:t>
      </w:r>
    </w:p>
    <w:p w14:paraId="3E7A2193" w14:textId="77777777" w:rsidR="00BC68BC" w:rsidRPr="00C160FC" w:rsidRDefault="00BC68BC">
      <w:pPr>
        <w:pStyle w:val="BodyText"/>
        <w:spacing w:before="10"/>
        <w:rPr>
          <w:rFonts w:ascii="Times New Roman" w:hAnsi="Times New Roman" w:cs="Times New Roman"/>
          <w:sz w:val="24"/>
          <w:szCs w:val="24"/>
        </w:rPr>
      </w:pPr>
    </w:p>
    <w:p w14:paraId="6E66EBA7" w14:textId="77777777" w:rsidR="00BC68BC" w:rsidRPr="00C160FC" w:rsidRDefault="00CC6B60">
      <w:pPr>
        <w:pStyle w:val="ListParagraph"/>
        <w:numPr>
          <w:ilvl w:val="1"/>
          <w:numId w:val="6"/>
        </w:numPr>
        <w:tabs>
          <w:tab w:val="left" w:pos="1041"/>
          <w:tab w:val="left" w:pos="1042"/>
        </w:tabs>
        <w:ind w:left="1041" w:right="495"/>
        <w:rPr>
          <w:sz w:val="24"/>
          <w:szCs w:val="24"/>
        </w:rPr>
      </w:pPr>
      <w:bookmarkStart w:id="87" w:name="11.10_Relationship_of_Parties.__The_Part"/>
      <w:bookmarkEnd w:id="87"/>
      <w:r w:rsidRPr="00C160FC">
        <w:rPr>
          <w:b/>
          <w:sz w:val="24"/>
          <w:szCs w:val="24"/>
        </w:rPr>
        <w:t>Relationship of Parties</w:t>
      </w:r>
      <w:r w:rsidRPr="00C160FC">
        <w:rPr>
          <w:sz w:val="24"/>
          <w:szCs w:val="24"/>
        </w:rPr>
        <w:t>.</w:t>
      </w:r>
      <w:r w:rsidRPr="00C160FC">
        <w:rPr>
          <w:spacing w:val="40"/>
          <w:sz w:val="24"/>
          <w:szCs w:val="24"/>
        </w:rPr>
        <w:t xml:space="preserve"> </w:t>
      </w:r>
      <w:r w:rsidRPr="00C160FC">
        <w:rPr>
          <w:sz w:val="24"/>
          <w:szCs w:val="24"/>
        </w:rPr>
        <w:t xml:space="preserve">The Parties to this Agreement are independent contractors and this Agreement will not establish any relationship of partnership, joint venture, </w:t>
      </w:r>
      <w:r w:rsidRPr="00C160FC">
        <w:rPr>
          <w:sz w:val="24"/>
          <w:szCs w:val="24"/>
        </w:rPr>
        <w:lastRenderedPageBreak/>
        <w:t>employment, franchise, or agency between the parties.</w:t>
      </w:r>
      <w:r w:rsidRPr="00C160FC">
        <w:rPr>
          <w:spacing w:val="40"/>
          <w:sz w:val="24"/>
          <w:szCs w:val="24"/>
        </w:rPr>
        <w:t xml:space="preserve"> </w:t>
      </w:r>
      <w:r w:rsidRPr="00C160FC">
        <w:rPr>
          <w:sz w:val="24"/>
          <w:szCs w:val="24"/>
        </w:rPr>
        <w:t>Neither Party will have the power</w:t>
      </w:r>
      <w:r w:rsidRPr="00C160FC">
        <w:rPr>
          <w:spacing w:val="-3"/>
          <w:sz w:val="24"/>
          <w:szCs w:val="24"/>
        </w:rPr>
        <w:t xml:space="preserve"> </w:t>
      </w:r>
      <w:r w:rsidRPr="00C160FC">
        <w:rPr>
          <w:sz w:val="24"/>
          <w:szCs w:val="24"/>
        </w:rPr>
        <w:t>to</w:t>
      </w:r>
      <w:r w:rsidRPr="00C160FC">
        <w:rPr>
          <w:spacing w:val="-3"/>
          <w:sz w:val="24"/>
          <w:szCs w:val="24"/>
        </w:rPr>
        <w:t xml:space="preserve"> </w:t>
      </w:r>
      <w:r w:rsidRPr="00C160FC">
        <w:rPr>
          <w:sz w:val="24"/>
          <w:szCs w:val="24"/>
        </w:rPr>
        <w:t>bind</w:t>
      </w:r>
      <w:r w:rsidRPr="00C160FC">
        <w:rPr>
          <w:spacing w:val="-3"/>
          <w:sz w:val="24"/>
          <w:szCs w:val="24"/>
        </w:rPr>
        <w:t xml:space="preserve"> </w:t>
      </w:r>
      <w:r w:rsidRPr="00C160FC">
        <w:rPr>
          <w:sz w:val="24"/>
          <w:szCs w:val="24"/>
        </w:rPr>
        <w:t>the</w:t>
      </w:r>
      <w:r w:rsidRPr="00C160FC">
        <w:rPr>
          <w:spacing w:val="-2"/>
          <w:sz w:val="24"/>
          <w:szCs w:val="24"/>
        </w:rPr>
        <w:t xml:space="preserve"> </w:t>
      </w:r>
      <w:r w:rsidRPr="00C160FC">
        <w:rPr>
          <w:sz w:val="24"/>
          <w:szCs w:val="24"/>
        </w:rPr>
        <w:t>other</w:t>
      </w:r>
      <w:r w:rsidRPr="00C160FC">
        <w:rPr>
          <w:spacing w:val="-3"/>
          <w:sz w:val="24"/>
          <w:szCs w:val="24"/>
        </w:rPr>
        <w:t xml:space="preserve"> </w:t>
      </w:r>
      <w:r w:rsidRPr="00C160FC">
        <w:rPr>
          <w:sz w:val="24"/>
          <w:szCs w:val="24"/>
        </w:rPr>
        <w:t>or</w:t>
      </w:r>
      <w:r w:rsidRPr="00C160FC">
        <w:rPr>
          <w:spacing w:val="-3"/>
          <w:sz w:val="24"/>
          <w:szCs w:val="24"/>
        </w:rPr>
        <w:t xml:space="preserve"> </w:t>
      </w:r>
      <w:r w:rsidRPr="00C160FC">
        <w:rPr>
          <w:sz w:val="24"/>
          <w:szCs w:val="24"/>
        </w:rPr>
        <w:t>incur</w:t>
      </w:r>
      <w:r w:rsidRPr="00C160FC">
        <w:rPr>
          <w:spacing w:val="-3"/>
          <w:sz w:val="24"/>
          <w:szCs w:val="24"/>
        </w:rPr>
        <w:t xml:space="preserve"> </w:t>
      </w:r>
      <w:r w:rsidRPr="00C160FC">
        <w:rPr>
          <w:sz w:val="24"/>
          <w:szCs w:val="24"/>
        </w:rPr>
        <w:t>obligations</w:t>
      </w:r>
      <w:r w:rsidRPr="00C160FC">
        <w:rPr>
          <w:spacing w:val="-2"/>
          <w:sz w:val="24"/>
          <w:szCs w:val="24"/>
        </w:rPr>
        <w:t xml:space="preserve"> </w:t>
      </w:r>
      <w:r w:rsidRPr="00C160FC">
        <w:rPr>
          <w:sz w:val="24"/>
          <w:szCs w:val="24"/>
        </w:rPr>
        <w:t>on</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other’s</w:t>
      </w:r>
      <w:r w:rsidRPr="00C160FC">
        <w:rPr>
          <w:spacing w:val="-2"/>
          <w:sz w:val="24"/>
          <w:szCs w:val="24"/>
        </w:rPr>
        <w:t xml:space="preserve"> </w:t>
      </w:r>
      <w:r w:rsidRPr="00C160FC">
        <w:rPr>
          <w:sz w:val="24"/>
          <w:szCs w:val="24"/>
        </w:rPr>
        <w:t>behalf</w:t>
      </w:r>
      <w:r w:rsidRPr="00C160FC">
        <w:rPr>
          <w:spacing w:val="-4"/>
          <w:sz w:val="24"/>
          <w:szCs w:val="24"/>
        </w:rPr>
        <w:t xml:space="preserve"> </w:t>
      </w:r>
      <w:r w:rsidRPr="00C160FC">
        <w:rPr>
          <w:sz w:val="24"/>
          <w:szCs w:val="24"/>
        </w:rPr>
        <w:t>without</w:t>
      </w:r>
      <w:r w:rsidRPr="00C160FC">
        <w:rPr>
          <w:spacing w:val="-5"/>
          <w:sz w:val="24"/>
          <w:szCs w:val="24"/>
        </w:rPr>
        <w:t xml:space="preserve"> </w:t>
      </w:r>
      <w:r w:rsidRPr="00C160FC">
        <w:rPr>
          <w:sz w:val="24"/>
          <w:szCs w:val="24"/>
        </w:rPr>
        <w:t>the</w:t>
      </w:r>
      <w:r w:rsidRPr="00C160FC">
        <w:rPr>
          <w:spacing w:val="-2"/>
          <w:sz w:val="24"/>
          <w:szCs w:val="24"/>
        </w:rPr>
        <w:t xml:space="preserve"> </w:t>
      </w:r>
      <w:r w:rsidRPr="00C160FC">
        <w:rPr>
          <w:sz w:val="24"/>
          <w:szCs w:val="24"/>
        </w:rPr>
        <w:t>other’s prior written consent.</w:t>
      </w:r>
    </w:p>
    <w:p w14:paraId="7D6B4B0B" w14:textId="77777777" w:rsidR="00BC68BC" w:rsidRPr="00C160FC" w:rsidRDefault="00BC68BC">
      <w:pPr>
        <w:pStyle w:val="BodyText"/>
        <w:spacing w:before="10"/>
        <w:rPr>
          <w:rFonts w:ascii="Times New Roman" w:hAnsi="Times New Roman" w:cs="Times New Roman"/>
          <w:sz w:val="24"/>
          <w:szCs w:val="24"/>
        </w:rPr>
      </w:pPr>
    </w:p>
    <w:p w14:paraId="182ADC0F" w14:textId="77777777" w:rsidR="00BC68BC" w:rsidRPr="00C160FC" w:rsidRDefault="00CC6B60">
      <w:pPr>
        <w:pStyle w:val="ListParagraph"/>
        <w:numPr>
          <w:ilvl w:val="1"/>
          <w:numId w:val="6"/>
        </w:numPr>
        <w:tabs>
          <w:tab w:val="left" w:pos="1041"/>
          <w:tab w:val="left" w:pos="1042"/>
        </w:tabs>
        <w:ind w:left="1041" w:right="330"/>
        <w:rPr>
          <w:sz w:val="24"/>
          <w:szCs w:val="24"/>
        </w:rPr>
      </w:pPr>
      <w:bookmarkStart w:id="88" w:name="11.11_Entire_Agreement.__This_Agreement,"/>
      <w:bookmarkEnd w:id="88"/>
      <w:r w:rsidRPr="00C160FC">
        <w:rPr>
          <w:b/>
          <w:sz w:val="24"/>
          <w:szCs w:val="24"/>
        </w:rPr>
        <w:t>Entire Agreement</w:t>
      </w:r>
      <w:r w:rsidRPr="00C160FC">
        <w:rPr>
          <w:sz w:val="24"/>
          <w:szCs w:val="24"/>
        </w:rPr>
        <w:t>.</w:t>
      </w:r>
      <w:r w:rsidRPr="00C160FC">
        <w:rPr>
          <w:spacing w:val="40"/>
          <w:sz w:val="24"/>
          <w:szCs w:val="24"/>
        </w:rPr>
        <w:t xml:space="preserve"> </w:t>
      </w:r>
      <w:r w:rsidRPr="00C160FC">
        <w:rPr>
          <w:sz w:val="24"/>
          <w:szCs w:val="24"/>
        </w:rPr>
        <w:t>This Agreement, including all Exhibits, constitutes the complete and exclusive understanding and agreement between the parties regarding its subject matter and supersedes all prior or contemporaneous agreements or understandings, written</w:t>
      </w:r>
      <w:r w:rsidRPr="00C160FC">
        <w:rPr>
          <w:spacing w:val="-1"/>
          <w:sz w:val="24"/>
          <w:szCs w:val="24"/>
        </w:rPr>
        <w:t xml:space="preserve"> </w:t>
      </w:r>
      <w:r w:rsidRPr="00C160FC">
        <w:rPr>
          <w:sz w:val="24"/>
          <w:szCs w:val="24"/>
        </w:rPr>
        <w:t>or</w:t>
      </w:r>
      <w:r w:rsidRPr="00C160FC">
        <w:rPr>
          <w:spacing w:val="-3"/>
          <w:sz w:val="24"/>
          <w:szCs w:val="24"/>
        </w:rPr>
        <w:t xml:space="preserve"> </w:t>
      </w:r>
      <w:r w:rsidRPr="00C160FC">
        <w:rPr>
          <w:sz w:val="24"/>
          <w:szCs w:val="24"/>
        </w:rPr>
        <w:t>oral,</w:t>
      </w:r>
      <w:r w:rsidRPr="00C160FC">
        <w:rPr>
          <w:spacing w:val="-2"/>
          <w:sz w:val="24"/>
          <w:szCs w:val="24"/>
        </w:rPr>
        <w:t xml:space="preserve"> </w:t>
      </w:r>
      <w:r w:rsidRPr="00C160FC">
        <w:rPr>
          <w:sz w:val="24"/>
          <w:szCs w:val="24"/>
        </w:rPr>
        <w:t>relating</w:t>
      </w:r>
      <w:r w:rsidRPr="00C160FC">
        <w:rPr>
          <w:spacing w:val="-3"/>
          <w:sz w:val="24"/>
          <w:szCs w:val="24"/>
        </w:rPr>
        <w:t xml:space="preserve"> </w:t>
      </w:r>
      <w:r w:rsidRPr="00C160FC">
        <w:rPr>
          <w:sz w:val="24"/>
          <w:szCs w:val="24"/>
        </w:rPr>
        <w:t>to</w:t>
      </w:r>
      <w:r w:rsidRPr="00C160FC">
        <w:rPr>
          <w:spacing w:val="-3"/>
          <w:sz w:val="24"/>
          <w:szCs w:val="24"/>
        </w:rPr>
        <w:t xml:space="preserve"> </w:t>
      </w:r>
      <w:r w:rsidRPr="00C160FC">
        <w:rPr>
          <w:sz w:val="24"/>
          <w:szCs w:val="24"/>
        </w:rPr>
        <w:t>its</w:t>
      </w:r>
      <w:r w:rsidRPr="00C160FC">
        <w:rPr>
          <w:spacing w:val="-2"/>
          <w:sz w:val="24"/>
          <w:szCs w:val="24"/>
        </w:rPr>
        <w:t xml:space="preserve"> </w:t>
      </w:r>
      <w:r w:rsidRPr="00C160FC">
        <w:rPr>
          <w:sz w:val="24"/>
          <w:szCs w:val="24"/>
        </w:rPr>
        <w:t>subject</w:t>
      </w:r>
      <w:r w:rsidRPr="00C160FC">
        <w:rPr>
          <w:spacing w:val="-2"/>
          <w:sz w:val="24"/>
          <w:szCs w:val="24"/>
        </w:rPr>
        <w:t xml:space="preserve"> </w:t>
      </w:r>
      <w:r w:rsidRPr="00C160FC">
        <w:rPr>
          <w:sz w:val="24"/>
          <w:szCs w:val="24"/>
        </w:rPr>
        <w:t>matter.</w:t>
      </w:r>
      <w:r w:rsidRPr="00C160FC">
        <w:rPr>
          <w:spacing w:val="40"/>
          <w:sz w:val="24"/>
          <w:szCs w:val="24"/>
        </w:rPr>
        <w:t xml:space="preserve"> </w:t>
      </w:r>
      <w:r w:rsidRPr="00C160FC">
        <w:rPr>
          <w:sz w:val="24"/>
          <w:szCs w:val="24"/>
        </w:rPr>
        <w:t>Any</w:t>
      </w:r>
      <w:r w:rsidRPr="00C160FC">
        <w:rPr>
          <w:spacing w:val="-5"/>
          <w:sz w:val="24"/>
          <w:szCs w:val="24"/>
        </w:rPr>
        <w:t xml:space="preserve"> </w:t>
      </w:r>
      <w:r w:rsidRPr="00C160FC">
        <w:rPr>
          <w:sz w:val="24"/>
          <w:szCs w:val="24"/>
        </w:rPr>
        <w:t>waiver,</w:t>
      </w:r>
      <w:r w:rsidRPr="00C160FC">
        <w:rPr>
          <w:spacing w:val="-2"/>
          <w:sz w:val="24"/>
          <w:szCs w:val="24"/>
        </w:rPr>
        <w:t xml:space="preserve"> </w:t>
      </w:r>
      <w:r w:rsidRPr="00C160FC">
        <w:rPr>
          <w:sz w:val="24"/>
          <w:szCs w:val="24"/>
        </w:rPr>
        <w:t>modification</w:t>
      </w:r>
      <w:r w:rsidRPr="00C160FC">
        <w:rPr>
          <w:spacing w:val="-1"/>
          <w:sz w:val="24"/>
          <w:szCs w:val="24"/>
        </w:rPr>
        <w:t xml:space="preserve"> </w:t>
      </w:r>
      <w:r w:rsidRPr="00C160FC">
        <w:rPr>
          <w:sz w:val="24"/>
          <w:szCs w:val="24"/>
        </w:rPr>
        <w:t>or</w:t>
      </w:r>
      <w:r w:rsidRPr="00C160FC">
        <w:rPr>
          <w:spacing w:val="-6"/>
          <w:sz w:val="24"/>
          <w:szCs w:val="24"/>
        </w:rPr>
        <w:t xml:space="preserve"> </w:t>
      </w:r>
      <w:r w:rsidRPr="00C160FC">
        <w:rPr>
          <w:sz w:val="24"/>
          <w:szCs w:val="24"/>
        </w:rPr>
        <w:t>amendment of any provision of this Agreement will be effective only if in writing and signed by duly authorized representatives of both Parties.</w:t>
      </w:r>
    </w:p>
    <w:p w14:paraId="3F48F70D" w14:textId="77777777" w:rsidR="00BC68BC" w:rsidRPr="00C160FC" w:rsidRDefault="00BC68BC">
      <w:pPr>
        <w:rPr>
          <w:rFonts w:ascii="Times New Roman" w:hAnsi="Times New Roman" w:cs="Times New Roman"/>
          <w:sz w:val="24"/>
          <w:szCs w:val="24"/>
        </w:rPr>
        <w:sectPr w:rsidR="00BC68BC" w:rsidRPr="00C160FC">
          <w:headerReference w:type="even" r:id="rId8"/>
          <w:headerReference w:type="default" r:id="rId9"/>
          <w:footerReference w:type="even" r:id="rId10"/>
          <w:footerReference w:type="default" r:id="rId11"/>
          <w:headerReference w:type="first" r:id="rId12"/>
          <w:footerReference w:type="first" r:id="rId13"/>
          <w:pgSz w:w="12240" w:h="15840"/>
          <w:pgMar w:top="1140" w:right="1180" w:bottom="1340" w:left="1300" w:header="0" w:footer="1069" w:gutter="0"/>
          <w:cols w:space="720"/>
        </w:sectPr>
      </w:pPr>
    </w:p>
    <w:p w14:paraId="6D3A9220" w14:textId="77777777" w:rsidR="00BC68BC" w:rsidRPr="00C160FC" w:rsidRDefault="00CC6B60">
      <w:pPr>
        <w:pStyle w:val="ListParagraph"/>
        <w:numPr>
          <w:ilvl w:val="1"/>
          <w:numId w:val="6"/>
        </w:numPr>
        <w:tabs>
          <w:tab w:val="left" w:pos="1039"/>
          <w:tab w:val="left" w:pos="1040"/>
        </w:tabs>
        <w:spacing w:before="14"/>
        <w:ind w:left="1039" w:right="272"/>
        <w:rPr>
          <w:sz w:val="24"/>
          <w:szCs w:val="24"/>
        </w:rPr>
      </w:pPr>
      <w:bookmarkStart w:id="92" w:name="11.12_Counterparts.__This_Agreement_may_"/>
      <w:bookmarkEnd w:id="92"/>
      <w:r w:rsidRPr="00C160FC">
        <w:rPr>
          <w:b/>
          <w:sz w:val="24"/>
          <w:szCs w:val="24"/>
        </w:rPr>
        <w:lastRenderedPageBreak/>
        <w:t>Counterparts</w:t>
      </w:r>
      <w:r w:rsidRPr="00C160FC">
        <w:rPr>
          <w:sz w:val="24"/>
          <w:szCs w:val="24"/>
        </w:rPr>
        <w:t>.</w:t>
      </w:r>
      <w:r w:rsidRPr="00C160FC">
        <w:rPr>
          <w:spacing w:val="40"/>
          <w:sz w:val="24"/>
          <w:szCs w:val="24"/>
        </w:rPr>
        <w:t xml:space="preserve"> </w:t>
      </w:r>
      <w:r w:rsidRPr="00C160FC">
        <w:rPr>
          <w:sz w:val="24"/>
          <w:szCs w:val="24"/>
        </w:rPr>
        <w:t>This</w:t>
      </w:r>
      <w:r w:rsidRPr="00C160FC">
        <w:rPr>
          <w:spacing w:val="-5"/>
          <w:sz w:val="24"/>
          <w:szCs w:val="24"/>
        </w:rPr>
        <w:t xml:space="preserve"> </w:t>
      </w:r>
      <w:r w:rsidRPr="00C160FC">
        <w:rPr>
          <w:sz w:val="24"/>
          <w:szCs w:val="24"/>
        </w:rPr>
        <w:t>Agreement</w:t>
      </w:r>
      <w:r w:rsidRPr="00C160FC">
        <w:rPr>
          <w:spacing w:val="-2"/>
          <w:sz w:val="24"/>
          <w:szCs w:val="24"/>
        </w:rPr>
        <w:t xml:space="preserve"> </w:t>
      </w:r>
      <w:r w:rsidRPr="00C160FC">
        <w:rPr>
          <w:sz w:val="24"/>
          <w:szCs w:val="24"/>
        </w:rPr>
        <w:t>may</w:t>
      </w:r>
      <w:r w:rsidRPr="00C160FC">
        <w:rPr>
          <w:spacing w:val="-5"/>
          <w:sz w:val="24"/>
          <w:szCs w:val="24"/>
        </w:rPr>
        <w:t xml:space="preserve"> </w:t>
      </w:r>
      <w:r w:rsidRPr="00C160FC">
        <w:rPr>
          <w:sz w:val="24"/>
          <w:szCs w:val="24"/>
        </w:rPr>
        <w:t>be</w:t>
      </w:r>
      <w:r w:rsidRPr="00C160FC">
        <w:rPr>
          <w:spacing w:val="-2"/>
          <w:sz w:val="24"/>
          <w:szCs w:val="24"/>
        </w:rPr>
        <w:t xml:space="preserve"> </w:t>
      </w:r>
      <w:r w:rsidRPr="00C160FC">
        <w:rPr>
          <w:sz w:val="24"/>
          <w:szCs w:val="24"/>
        </w:rPr>
        <w:t>executed</w:t>
      </w:r>
      <w:r w:rsidRPr="00C160FC">
        <w:rPr>
          <w:spacing w:val="-3"/>
          <w:sz w:val="24"/>
          <w:szCs w:val="24"/>
        </w:rPr>
        <w:t xml:space="preserve"> </w:t>
      </w:r>
      <w:r w:rsidRPr="00C160FC">
        <w:rPr>
          <w:sz w:val="24"/>
          <w:szCs w:val="24"/>
        </w:rPr>
        <w:t>in</w:t>
      </w:r>
      <w:r w:rsidRPr="00C160FC">
        <w:rPr>
          <w:spacing w:val="-1"/>
          <w:sz w:val="24"/>
          <w:szCs w:val="24"/>
        </w:rPr>
        <w:t xml:space="preserve"> </w:t>
      </w:r>
      <w:r w:rsidRPr="00C160FC">
        <w:rPr>
          <w:sz w:val="24"/>
          <w:szCs w:val="24"/>
        </w:rPr>
        <w:t>counterparts,</w:t>
      </w:r>
      <w:r w:rsidRPr="00C160FC">
        <w:rPr>
          <w:spacing w:val="-2"/>
          <w:sz w:val="24"/>
          <w:szCs w:val="24"/>
        </w:rPr>
        <w:t xml:space="preserve"> </w:t>
      </w:r>
      <w:r w:rsidRPr="00C160FC">
        <w:rPr>
          <w:sz w:val="24"/>
          <w:szCs w:val="24"/>
        </w:rPr>
        <w:t>each</w:t>
      </w:r>
      <w:r w:rsidRPr="00C160FC">
        <w:rPr>
          <w:spacing w:val="-1"/>
          <w:sz w:val="24"/>
          <w:szCs w:val="24"/>
        </w:rPr>
        <w:t xml:space="preserve"> </w:t>
      </w:r>
      <w:r w:rsidRPr="00C160FC">
        <w:rPr>
          <w:sz w:val="24"/>
          <w:szCs w:val="24"/>
        </w:rPr>
        <w:t>of</w:t>
      </w:r>
      <w:r w:rsidRPr="00C160FC">
        <w:rPr>
          <w:spacing w:val="-4"/>
          <w:sz w:val="24"/>
          <w:szCs w:val="24"/>
        </w:rPr>
        <w:t xml:space="preserve"> </w:t>
      </w:r>
      <w:r w:rsidRPr="00C160FC">
        <w:rPr>
          <w:sz w:val="24"/>
          <w:szCs w:val="24"/>
        </w:rPr>
        <w:t>which</w:t>
      </w:r>
      <w:r w:rsidRPr="00C160FC">
        <w:rPr>
          <w:spacing w:val="-4"/>
          <w:sz w:val="24"/>
          <w:szCs w:val="24"/>
        </w:rPr>
        <w:t xml:space="preserve"> </w:t>
      </w:r>
      <w:r w:rsidRPr="00C160FC">
        <w:rPr>
          <w:sz w:val="24"/>
          <w:szCs w:val="24"/>
        </w:rPr>
        <w:t>will</w:t>
      </w:r>
      <w:r w:rsidRPr="00C160FC">
        <w:rPr>
          <w:spacing w:val="-2"/>
          <w:sz w:val="24"/>
          <w:szCs w:val="24"/>
        </w:rPr>
        <w:t xml:space="preserve"> </w:t>
      </w:r>
      <w:r w:rsidRPr="00C160FC">
        <w:rPr>
          <w:sz w:val="24"/>
          <w:szCs w:val="24"/>
        </w:rPr>
        <w:t xml:space="preserve">be deemed an original, but all of which together will constitute one and the same </w:t>
      </w:r>
      <w:r w:rsidRPr="00C160FC">
        <w:rPr>
          <w:spacing w:val="-2"/>
          <w:sz w:val="24"/>
          <w:szCs w:val="24"/>
        </w:rPr>
        <w:t>instrument.</w:t>
      </w:r>
    </w:p>
    <w:p w14:paraId="7B04BEBF" w14:textId="77777777" w:rsidR="00BC68BC" w:rsidRPr="00C160FC" w:rsidRDefault="00BC68BC">
      <w:pPr>
        <w:pStyle w:val="BodyText"/>
        <w:spacing w:before="10"/>
        <w:rPr>
          <w:rFonts w:ascii="Times New Roman" w:hAnsi="Times New Roman" w:cs="Times New Roman"/>
          <w:sz w:val="24"/>
          <w:szCs w:val="24"/>
        </w:rPr>
      </w:pPr>
    </w:p>
    <w:p w14:paraId="00169F99" w14:textId="77777777" w:rsidR="00BC68BC" w:rsidRPr="00C160FC" w:rsidRDefault="00CC6B60">
      <w:pPr>
        <w:pStyle w:val="ListParagraph"/>
        <w:numPr>
          <w:ilvl w:val="1"/>
          <w:numId w:val="6"/>
        </w:numPr>
        <w:tabs>
          <w:tab w:val="left" w:pos="1040"/>
        </w:tabs>
        <w:ind w:left="1039" w:right="499"/>
        <w:jc w:val="both"/>
        <w:rPr>
          <w:sz w:val="24"/>
          <w:szCs w:val="24"/>
        </w:rPr>
      </w:pPr>
      <w:bookmarkStart w:id="93" w:name="11.13_Non-Assignment.__This_Agreement_sh"/>
      <w:bookmarkEnd w:id="93"/>
      <w:r w:rsidRPr="00C160FC">
        <w:rPr>
          <w:b/>
          <w:sz w:val="24"/>
          <w:szCs w:val="24"/>
        </w:rPr>
        <w:t>Non-Assignment.</w:t>
      </w:r>
      <w:r w:rsidRPr="00C160FC">
        <w:rPr>
          <w:b/>
          <w:spacing w:val="40"/>
          <w:sz w:val="24"/>
          <w:szCs w:val="24"/>
        </w:rPr>
        <w:t xml:space="preserve"> </w:t>
      </w:r>
      <w:r w:rsidRPr="00C160FC">
        <w:rPr>
          <w:sz w:val="24"/>
          <w:szCs w:val="24"/>
        </w:rPr>
        <w:t>This</w:t>
      </w:r>
      <w:r w:rsidRPr="00C160FC">
        <w:rPr>
          <w:spacing w:val="-4"/>
          <w:sz w:val="24"/>
          <w:szCs w:val="24"/>
        </w:rPr>
        <w:t xml:space="preserve"> </w:t>
      </w:r>
      <w:r w:rsidRPr="00C160FC">
        <w:rPr>
          <w:sz w:val="24"/>
          <w:szCs w:val="24"/>
        </w:rPr>
        <w:t>Agreement</w:t>
      </w:r>
      <w:r w:rsidRPr="00C160FC">
        <w:rPr>
          <w:spacing w:val="-1"/>
          <w:sz w:val="24"/>
          <w:szCs w:val="24"/>
        </w:rPr>
        <w:t xml:space="preserve"> </w:t>
      </w:r>
      <w:r w:rsidRPr="00C160FC">
        <w:rPr>
          <w:sz w:val="24"/>
          <w:szCs w:val="24"/>
        </w:rPr>
        <w:t>shall</w:t>
      </w:r>
      <w:r w:rsidRPr="00C160FC">
        <w:rPr>
          <w:spacing w:val="-3"/>
          <w:sz w:val="24"/>
          <w:szCs w:val="24"/>
        </w:rPr>
        <w:t xml:space="preserve"> </w:t>
      </w:r>
      <w:r w:rsidRPr="00C160FC">
        <w:rPr>
          <w:sz w:val="24"/>
          <w:szCs w:val="24"/>
        </w:rPr>
        <w:t>not</w:t>
      </w:r>
      <w:r w:rsidRPr="00C160FC">
        <w:rPr>
          <w:spacing w:val="-1"/>
          <w:sz w:val="24"/>
          <w:szCs w:val="24"/>
        </w:rPr>
        <w:t xml:space="preserve"> </w:t>
      </w:r>
      <w:r w:rsidRPr="00C160FC">
        <w:rPr>
          <w:sz w:val="24"/>
          <w:szCs w:val="24"/>
        </w:rPr>
        <w:t>be</w:t>
      </w:r>
      <w:r w:rsidRPr="00C160FC">
        <w:rPr>
          <w:spacing w:val="-4"/>
          <w:sz w:val="24"/>
          <w:szCs w:val="24"/>
        </w:rPr>
        <w:t xml:space="preserve"> </w:t>
      </w:r>
      <w:r w:rsidRPr="00C160FC">
        <w:rPr>
          <w:sz w:val="24"/>
          <w:szCs w:val="24"/>
        </w:rPr>
        <w:t>assigned</w:t>
      </w:r>
      <w:r w:rsidRPr="00C160FC">
        <w:rPr>
          <w:spacing w:val="-4"/>
          <w:sz w:val="24"/>
          <w:szCs w:val="24"/>
        </w:rPr>
        <w:t xml:space="preserve"> </w:t>
      </w:r>
      <w:r w:rsidRPr="00C160FC">
        <w:rPr>
          <w:sz w:val="24"/>
          <w:szCs w:val="24"/>
        </w:rPr>
        <w:t>by</w:t>
      </w:r>
      <w:r w:rsidRPr="00C160FC">
        <w:rPr>
          <w:spacing w:val="-2"/>
          <w:sz w:val="24"/>
          <w:szCs w:val="24"/>
        </w:rPr>
        <w:t xml:space="preserve"> </w:t>
      </w:r>
      <w:r w:rsidRPr="00C160FC">
        <w:rPr>
          <w:sz w:val="24"/>
          <w:szCs w:val="24"/>
        </w:rPr>
        <w:t>either</w:t>
      </w:r>
      <w:r w:rsidRPr="00C160FC">
        <w:rPr>
          <w:spacing w:val="-5"/>
          <w:sz w:val="24"/>
          <w:szCs w:val="24"/>
        </w:rPr>
        <w:t xml:space="preserve"> </w:t>
      </w:r>
      <w:r w:rsidRPr="00C160FC">
        <w:rPr>
          <w:sz w:val="24"/>
          <w:szCs w:val="24"/>
        </w:rPr>
        <w:t>Party</w:t>
      </w:r>
      <w:r w:rsidRPr="00C160FC">
        <w:rPr>
          <w:spacing w:val="-4"/>
          <w:sz w:val="24"/>
          <w:szCs w:val="24"/>
        </w:rPr>
        <w:t xml:space="preserve"> </w:t>
      </w:r>
      <w:r w:rsidRPr="00C160FC">
        <w:rPr>
          <w:sz w:val="24"/>
          <w:szCs w:val="24"/>
        </w:rPr>
        <w:t>without</w:t>
      </w:r>
      <w:r w:rsidRPr="00C160FC">
        <w:rPr>
          <w:spacing w:val="-4"/>
          <w:sz w:val="24"/>
          <w:szCs w:val="24"/>
        </w:rPr>
        <w:t xml:space="preserve"> </w:t>
      </w:r>
      <w:r w:rsidRPr="00C160FC">
        <w:rPr>
          <w:sz w:val="24"/>
          <w:szCs w:val="24"/>
        </w:rPr>
        <w:t>the prior</w:t>
      </w:r>
      <w:r w:rsidRPr="00C160FC">
        <w:rPr>
          <w:spacing w:val="-3"/>
          <w:sz w:val="24"/>
          <w:szCs w:val="24"/>
        </w:rPr>
        <w:t xml:space="preserve"> </w:t>
      </w:r>
      <w:r w:rsidRPr="00C160FC">
        <w:rPr>
          <w:sz w:val="24"/>
          <w:szCs w:val="24"/>
        </w:rPr>
        <w:t>written</w:t>
      </w:r>
      <w:r w:rsidRPr="00C160FC">
        <w:rPr>
          <w:spacing w:val="-4"/>
          <w:sz w:val="24"/>
          <w:szCs w:val="24"/>
        </w:rPr>
        <w:t xml:space="preserve"> </w:t>
      </w:r>
      <w:r w:rsidRPr="00C160FC">
        <w:rPr>
          <w:sz w:val="24"/>
          <w:szCs w:val="24"/>
        </w:rPr>
        <w:t>consent</w:t>
      </w:r>
      <w:r w:rsidRPr="00C160FC">
        <w:rPr>
          <w:spacing w:val="-2"/>
          <w:sz w:val="24"/>
          <w:szCs w:val="24"/>
        </w:rPr>
        <w:t xml:space="preserve"> </w:t>
      </w:r>
      <w:r w:rsidRPr="00C160FC">
        <w:rPr>
          <w:sz w:val="24"/>
          <w:szCs w:val="24"/>
        </w:rPr>
        <w:t>of</w:t>
      </w:r>
      <w:r w:rsidRPr="00C160FC">
        <w:rPr>
          <w:spacing w:val="-1"/>
          <w:sz w:val="24"/>
          <w:szCs w:val="24"/>
        </w:rPr>
        <w:t xml:space="preserve"> </w:t>
      </w:r>
      <w:r w:rsidRPr="00C160FC">
        <w:rPr>
          <w:sz w:val="24"/>
          <w:szCs w:val="24"/>
        </w:rPr>
        <w:t>the</w:t>
      </w:r>
      <w:r w:rsidRPr="00C160FC">
        <w:rPr>
          <w:spacing w:val="-2"/>
          <w:sz w:val="24"/>
          <w:szCs w:val="24"/>
        </w:rPr>
        <w:t xml:space="preserve"> </w:t>
      </w:r>
      <w:r w:rsidRPr="00C160FC">
        <w:rPr>
          <w:sz w:val="24"/>
          <w:szCs w:val="24"/>
        </w:rPr>
        <w:t>other,</w:t>
      </w:r>
      <w:r w:rsidRPr="00C160FC">
        <w:rPr>
          <w:spacing w:val="-2"/>
          <w:sz w:val="24"/>
          <w:szCs w:val="24"/>
        </w:rPr>
        <w:t xml:space="preserve"> </w:t>
      </w:r>
      <w:r w:rsidRPr="00C160FC">
        <w:rPr>
          <w:sz w:val="24"/>
          <w:szCs w:val="24"/>
        </w:rPr>
        <w:t>except</w:t>
      </w:r>
      <w:r w:rsidRPr="00C160FC">
        <w:rPr>
          <w:spacing w:val="-2"/>
          <w:sz w:val="24"/>
          <w:szCs w:val="24"/>
        </w:rPr>
        <w:t xml:space="preserve"> </w:t>
      </w:r>
      <w:r w:rsidRPr="00C160FC">
        <w:rPr>
          <w:sz w:val="24"/>
          <w:szCs w:val="24"/>
        </w:rPr>
        <w:t>to</w:t>
      </w:r>
      <w:r w:rsidRPr="00C160FC">
        <w:rPr>
          <w:spacing w:val="-3"/>
          <w:sz w:val="24"/>
          <w:szCs w:val="24"/>
        </w:rPr>
        <w:t xml:space="preserve"> </w:t>
      </w:r>
      <w:r w:rsidRPr="00C160FC">
        <w:rPr>
          <w:sz w:val="24"/>
          <w:szCs w:val="24"/>
        </w:rPr>
        <w:t>a</w:t>
      </w:r>
      <w:r w:rsidRPr="00C160FC">
        <w:rPr>
          <w:spacing w:val="-2"/>
          <w:sz w:val="24"/>
          <w:szCs w:val="24"/>
        </w:rPr>
        <w:t xml:space="preserve"> </w:t>
      </w:r>
      <w:r w:rsidRPr="00C160FC">
        <w:rPr>
          <w:sz w:val="24"/>
          <w:szCs w:val="24"/>
        </w:rPr>
        <w:t>parent</w:t>
      </w:r>
      <w:r w:rsidRPr="00C160FC">
        <w:rPr>
          <w:spacing w:val="-2"/>
          <w:sz w:val="24"/>
          <w:szCs w:val="24"/>
        </w:rPr>
        <w:t xml:space="preserve"> </w:t>
      </w:r>
      <w:r w:rsidRPr="00C160FC">
        <w:rPr>
          <w:sz w:val="24"/>
          <w:szCs w:val="24"/>
        </w:rPr>
        <w:t>or</w:t>
      </w:r>
      <w:r w:rsidRPr="00C160FC">
        <w:rPr>
          <w:spacing w:val="-3"/>
          <w:sz w:val="24"/>
          <w:szCs w:val="24"/>
        </w:rPr>
        <w:t xml:space="preserve"> </w:t>
      </w:r>
      <w:r w:rsidRPr="00C160FC">
        <w:rPr>
          <w:sz w:val="24"/>
          <w:szCs w:val="24"/>
        </w:rPr>
        <w:t>subsidiary,</w:t>
      </w:r>
      <w:r w:rsidRPr="00C160FC">
        <w:rPr>
          <w:spacing w:val="-2"/>
          <w:sz w:val="24"/>
          <w:szCs w:val="24"/>
        </w:rPr>
        <w:t xml:space="preserve"> </w:t>
      </w:r>
      <w:r w:rsidRPr="00C160FC">
        <w:rPr>
          <w:sz w:val="24"/>
          <w:szCs w:val="24"/>
        </w:rPr>
        <w:t>or</w:t>
      </w:r>
      <w:r w:rsidRPr="00C160FC">
        <w:rPr>
          <w:spacing w:val="-3"/>
          <w:sz w:val="24"/>
          <w:szCs w:val="24"/>
        </w:rPr>
        <w:t xml:space="preserve"> </w:t>
      </w:r>
      <w:r w:rsidRPr="00C160FC">
        <w:rPr>
          <w:sz w:val="24"/>
          <w:szCs w:val="24"/>
        </w:rPr>
        <w:t>a</w:t>
      </w:r>
      <w:r w:rsidRPr="00C160FC">
        <w:rPr>
          <w:spacing w:val="-2"/>
          <w:sz w:val="24"/>
          <w:szCs w:val="24"/>
        </w:rPr>
        <w:t xml:space="preserve"> </w:t>
      </w:r>
      <w:r w:rsidRPr="00C160FC">
        <w:rPr>
          <w:sz w:val="24"/>
          <w:szCs w:val="24"/>
        </w:rPr>
        <w:t>subsidiary</w:t>
      </w:r>
      <w:r w:rsidRPr="00C160FC">
        <w:rPr>
          <w:spacing w:val="-3"/>
          <w:sz w:val="24"/>
          <w:szCs w:val="24"/>
        </w:rPr>
        <w:t xml:space="preserve"> </w:t>
      </w:r>
      <w:r w:rsidRPr="00C160FC">
        <w:rPr>
          <w:sz w:val="24"/>
          <w:szCs w:val="24"/>
        </w:rPr>
        <w:t>of its parent, or to a successor by purchase, merger, or consolidation.</w:t>
      </w:r>
    </w:p>
    <w:p w14:paraId="12C74F26" w14:textId="77777777" w:rsidR="004D7B6D" w:rsidRPr="00C160FC" w:rsidRDefault="004D7B6D" w:rsidP="004D7B6D">
      <w:pPr>
        <w:tabs>
          <w:tab w:val="left" w:pos="1040"/>
        </w:tabs>
        <w:ind w:right="499"/>
        <w:jc w:val="both"/>
        <w:rPr>
          <w:rFonts w:ascii="Times New Roman" w:hAnsi="Times New Roman" w:cs="Times New Roman"/>
          <w:sz w:val="24"/>
          <w:szCs w:val="24"/>
        </w:rPr>
      </w:pPr>
    </w:p>
    <w:p w14:paraId="68EB2ADC" w14:textId="06B0A32B" w:rsidR="00BC68BC" w:rsidRPr="00C160FC" w:rsidRDefault="0009761A">
      <w:pPr>
        <w:spacing w:line="296" w:lineRule="exact"/>
        <w:jc w:val="center"/>
        <w:rPr>
          <w:rFonts w:ascii="Times New Roman" w:hAnsi="Times New Roman" w:cs="Times New Roman"/>
          <w:sz w:val="24"/>
          <w:szCs w:val="24"/>
        </w:rPr>
        <w:sectPr w:rsidR="00BC68BC" w:rsidRPr="00C160FC">
          <w:pgSz w:w="12240" w:h="15840"/>
          <w:pgMar w:top="1140" w:right="1180" w:bottom="1340" w:left="1300" w:header="0" w:footer="1069" w:gutter="0"/>
          <w:cols w:space="720"/>
        </w:sectPr>
      </w:pPr>
      <w:r w:rsidRPr="00C160FC">
        <w:rPr>
          <w:rFonts w:ascii="Times New Roman" w:hAnsi="Times New Roman" w:cs="Times New Roman"/>
          <w:b/>
          <w:bCs/>
          <w:sz w:val="24"/>
          <w:szCs w:val="24"/>
        </w:rPr>
        <w:t>[Signatures follow on next page.]</w:t>
      </w:r>
    </w:p>
    <w:p w14:paraId="20D83089" w14:textId="1125985B" w:rsidR="00BC68BC" w:rsidRPr="00C160FC" w:rsidRDefault="00CC6B60">
      <w:pPr>
        <w:pStyle w:val="BodyText"/>
        <w:spacing w:before="14"/>
        <w:ind w:left="139"/>
        <w:rPr>
          <w:rFonts w:ascii="Times New Roman" w:hAnsi="Times New Roman" w:cs="Times New Roman"/>
          <w:sz w:val="24"/>
          <w:szCs w:val="24"/>
        </w:rPr>
      </w:pPr>
      <w:r w:rsidRPr="00C160FC">
        <w:rPr>
          <w:rFonts w:ascii="Times New Roman" w:hAnsi="Times New Roman" w:cs="Times New Roman"/>
          <w:b/>
          <w:sz w:val="24"/>
          <w:szCs w:val="24"/>
        </w:rPr>
        <w:lastRenderedPageBreak/>
        <w:t>IN</w:t>
      </w:r>
      <w:r w:rsidRPr="00C160FC">
        <w:rPr>
          <w:rFonts w:ascii="Times New Roman" w:hAnsi="Times New Roman" w:cs="Times New Roman"/>
          <w:b/>
          <w:spacing w:val="-1"/>
          <w:sz w:val="24"/>
          <w:szCs w:val="24"/>
        </w:rPr>
        <w:t xml:space="preserve"> </w:t>
      </w:r>
      <w:r w:rsidRPr="00C160FC">
        <w:rPr>
          <w:rFonts w:ascii="Times New Roman" w:hAnsi="Times New Roman" w:cs="Times New Roman"/>
          <w:b/>
          <w:sz w:val="24"/>
          <w:szCs w:val="24"/>
        </w:rPr>
        <w:t>WITNESS</w:t>
      </w:r>
      <w:r w:rsidRPr="00C160FC">
        <w:rPr>
          <w:rFonts w:ascii="Times New Roman" w:hAnsi="Times New Roman" w:cs="Times New Roman"/>
          <w:b/>
          <w:spacing w:val="-3"/>
          <w:sz w:val="24"/>
          <w:szCs w:val="24"/>
        </w:rPr>
        <w:t xml:space="preserve"> </w:t>
      </w:r>
      <w:r w:rsidRPr="00C160FC">
        <w:rPr>
          <w:rFonts w:ascii="Times New Roman" w:hAnsi="Times New Roman" w:cs="Times New Roman"/>
          <w:b/>
          <w:sz w:val="24"/>
          <w:szCs w:val="24"/>
        </w:rPr>
        <w:t>WHEREOF</w:t>
      </w:r>
      <w:r w:rsidRPr="00C160FC">
        <w:rPr>
          <w:rFonts w:ascii="Times New Roman" w:hAnsi="Times New Roman" w:cs="Times New Roman"/>
          <w:sz w:val="24"/>
          <w:szCs w:val="24"/>
        </w:rPr>
        <w:t>,</w:t>
      </w:r>
      <w:r w:rsidRPr="00C160FC">
        <w:rPr>
          <w:rFonts w:ascii="Times New Roman" w:hAnsi="Times New Roman" w:cs="Times New Roman"/>
          <w:spacing w:val="-2"/>
          <w:sz w:val="24"/>
          <w:szCs w:val="24"/>
        </w:rPr>
        <w:t xml:space="preserve"> </w:t>
      </w:r>
      <w:r w:rsidRPr="00C160FC">
        <w:rPr>
          <w:rFonts w:ascii="Times New Roman" w:hAnsi="Times New Roman" w:cs="Times New Roman"/>
          <w:sz w:val="24"/>
          <w:szCs w:val="24"/>
        </w:rPr>
        <w:t>and</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intending</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to</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be</w:t>
      </w:r>
      <w:r w:rsidRPr="00C160FC">
        <w:rPr>
          <w:rFonts w:ascii="Times New Roman" w:hAnsi="Times New Roman" w:cs="Times New Roman"/>
          <w:spacing w:val="-5"/>
          <w:sz w:val="24"/>
          <w:szCs w:val="24"/>
        </w:rPr>
        <w:t xml:space="preserve"> </w:t>
      </w:r>
      <w:r w:rsidRPr="00C160FC">
        <w:rPr>
          <w:rFonts w:ascii="Times New Roman" w:hAnsi="Times New Roman" w:cs="Times New Roman"/>
          <w:sz w:val="24"/>
          <w:szCs w:val="24"/>
        </w:rPr>
        <w:t>legally</w:t>
      </w:r>
      <w:r w:rsidRPr="00C160FC">
        <w:rPr>
          <w:rFonts w:ascii="Times New Roman" w:hAnsi="Times New Roman" w:cs="Times New Roman"/>
          <w:spacing w:val="-3"/>
          <w:sz w:val="24"/>
          <w:szCs w:val="24"/>
        </w:rPr>
        <w:t xml:space="preserve"> </w:t>
      </w:r>
      <w:r w:rsidRPr="00C160FC">
        <w:rPr>
          <w:rFonts w:ascii="Times New Roman" w:hAnsi="Times New Roman" w:cs="Times New Roman"/>
          <w:sz w:val="24"/>
          <w:szCs w:val="24"/>
        </w:rPr>
        <w:t>bound,</w:t>
      </w:r>
      <w:r w:rsidRPr="00C160FC">
        <w:rPr>
          <w:rFonts w:ascii="Times New Roman" w:hAnsi="Times New Roman" w:cs="Times New Roman"/>
          <w:spacing w:val="-2"/>
          <w:sz w:val="24"/>
          <w:szCs w:val="24"/>
        </w:rPr>
        <w:t xml:space="preserve"> </w:t>
      </w:r>
      <w:r w:rsidR="00CF1A11">
        <w:rPr>
          <w:rFonts w:ascii="Times New Roman" w:hAnsi="Times New Roman" w:cs="Times New Roman"/>
          <w:sz w:val="24"/>
          <w:szCs w:val="24"/>
        </w:rPr>
        <w:t>UHO</w:t>
      </w:r>
      <w:r w:rsidRPr="00C160FC">
        <w:rPr>
          <w:rFonts w:ascii="Times New Roman" w:hAnsi="Times New Roman" w:cs="Times New Roman"/>
          <w:spacing w:val="-4"/>
          <w:sz w:val="24"/>
          <w:szCs w:val="24"/>
        </w:rPr>
        <w:t xml:space="preserve"> </w:t>
      </w:r>
      <w:r w:rsidRPr="00C160FC">
        <w:rPr>
          <w:rFonts w:ascii="Times New Roman" w:hAnsi="Times New Roman" w:cs="Times New Roman"/>
          <w:sz w:val="24"/>
          <w:szCs w:val="24"/>
        </w:rPr>
        <w:t>and Supplier have executed this Agreement as of the Effective Date.</w:t>
      </w:r>
    </w:p>
    <w:p w14:paraId="20CABFDA" w14:textId="77777777" w:rsidR="00BC68BC" w:rsidRPr="00C160FC" w:rsidRDefault="00BC68BC">
      <w:pPr>
        <w:pStyle w:val="BodyText"/>
        <w:rPr>
          <w:rFonts w:ascii="Times New Roman" w:hAnsi="Times New Roman" w:cs="Times New Roman"/>
          <w:sz w:val="24"/>
          <w:szCs w:val="24"/>
        </w:rPr>
      </w:pPr>
    </w:p>
    <w:p w14:paraId="1D2EDDFF" w14:textId="77777777" w:rsidR="00BC68BC" w:rsidRPr="00C160FC" w:rsidRDefault="00BC68BC">
      <w:pPr>
        <w:pStyle w:val="BodyText"/>
        <w:rPr>
          <w:rFonts w:ascii="Times New Roman" w:hAnsi="Times New Roman" w:cs="Times New Roman"/>
          <w:sz w:val="24"/>
          <w:szCs w:val="24"/>
        </w:rPr>
      </w:pPr>
    </w:p>
    <w:p w14:paraId="2A074446" w14:textId="77777777" w:rsidR="00BC68BC" w:rsidRPr="00C160FC" w:rsidRDefault="00BC68BC">
      <w:pPr>
        <w:pStyle w:val="BodyText"/>
        <w:spacing w:before="10" w:after="1"/>
        <w:rPr>
          <w:rFonts w:ascii="Times New Roman" w:hAnsi="Times New Roman" w:cs="Times New Roman"/>
          <w:sz w:val="24"/>
          <w:szCs w:val="24"/>
        </w:rPr>
      </w:pPr>
    </w:p>
    <w:tbl>
      <w:tblPr>
        <w:tblW w:w="0" w:type="auto"/>
        <w:tblInd w:w="255" w:type="dxa"/>
        <w:tblLayout w:type="fixed"/>
        <w:tblCellMar>
          <w:left w:w="0" w:type="dxa"/>
          <w:right w:w="0" w:type="dxa"/>
        </w:tblCellMar>
        <w:tblLook w:val="01E0" w:firstRow="1" w:lastRow="1" w:firstColumn="1" w:lastColumn="1" w:noHBand="0" w:noVBand="0"/>
      </w:tblPr>
      <w:tblGrid>
        <w:gridCol w:w="5775"/>
        <w:gridCol w:w="3631"/>
      </w:tblGrid>
      <w:tr w:rsidR="00BC68BC" w:rsidRPr="00C160FC" w14:paraId="386AA1C0" w14:textId="77777777" w:rsidTr="00741EBA">
        <w:trPr>
          <w:trHeight w:val="641"/>
        </w:trPr>
        <w:tc>
          <w:tcPr>
            <w:tcW w:w="5775" w:type="dxa"/>
          </w:tcPr>
          <w:p w14:paraId="6A941820" w14:textId="77777777" w:rsidR="00BC68BC" w:rsidRDefault="00CC6B60">
            <w:pPr>
              <w:pStyle w:val="TableParagraph"/>
              <w:spacing w:line="227" w:lineRule="exact"/>
              <w:rPr>
                <w:rFonts w:ascii="Times New Roman" w:hAnsi="Times New Roman" w:cs="Times New Roman"/>
                <w:spacing w:val="-2"/>
                <w:sz w:val="24"/>
                <w:szCs w:val="24"/>
              </w:rPr>
            </w:pPr>
            <w:r w:rsidRPr="00C160FC">
              <w:rPr>
                <w:rFonts w:ascii="Times New Roman" w:hAnsi="Times New Roman" w:cs="Times New Roman"/>
                <w:sz w:val="24"/>
                <w:szCs w:val="24"/>
              </w:rPr>
              <w:t>Umbrella</w:t>
            </w:r>
            <w:r w:rsidRPr="00C160FC">
              <w:rPr>
                <w:rFonts w:ascii="Times New Roman" w:hAnsi="Times New Roman" w:cs="Times New Roman"/>
                <w:spacing w:val="-6"/>
                <w:sz w:val="24"/>
                <w:szCs w:val="24"/>
              </w:rPr>
              <w:t xml:space="preserve"> </w:t>
            </w:r>
            <w:r w:rsidRPr="00C160FC">
              <w:rPr>
                <w:rFonts w:ascii="Times New Roman" w:hAnsi="Times New Roman" w:cs="Times New Roman"/>
                <w:sz w:val="24"/>
                <w:szCs w:val="24"/>
              </w:rPr>
              <w:t>Hub</w:t>
            </w:r>
            <w:r w:rsidRPr="00C160FC">
              <w:rPr>
                <w:rFonts w:ascii="Times New Roman" w:hAnsi="Times New Roman" w:cs="Times New Roman"/>
                <w:spacing w:val="-2"/>
                <w:sz w:val="24"/>
                <w:szCs w:val="24"/>
              </w:rPr>
              <w:t xml:space="preserve"> Organization:</w:t>
            </w:r>
          </w:p>
          <w:p w14:paraId="7D62F49C" w14:textId="77777777" w:rsidR="00DA7F05" w:rsidRDefault="00DA7F05">
            <w:pPr>
              <w:pStyle w:val="TableParagraph"/>
              <w:spacing w:line="227" w:lineRule="exact"/>
              <w:rPr>
                <w:rFonts w:ascii="Times New Roman" w:hAnsi="Times New Roman" w:cs="Times New Roman"/>
                <w:spacing w:val="-2"/>
                <w:sz w:val="24"/>
                <w:szCs w:val="24"/>
              </w:rPr>
            </w:pPr>
          </w:p>
          <w:p w14:paraId="77A35F71" w14:textId="77777777" w:rsidR="00DA7F05" w:rsidRDefault="00DA7F05">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Totally Linking Care in MD, Inc.</w:t>
            </w:r>
          </w:p>
          <w:p w14:paraId="3DC8F451" w14:textId="77777777" w:rsidR="00DA7F05" w:rsidRDefault="00DA7F05">
            <w:pPr>
              <w:pStyle w:val="TableParagraph"/>
              <w:spacing w:line="227" w:lineRule="exact"/>
              <w:rPr>
                <w:rFonts w:ascii="Times New Roman" w:hAnsi="Times New Roman" w:cs="Times New Roman"/>
                <w:sz w:val="24"/>
                <w:szCs w:val="24"/>
              </w:rPr>
            </w:pPr>
          </w:p>
          <w:p w14:paraId="12F24765" w14:textId="19B31E6E" w:rsidR="00DA7F05" w:rsidRDefault="00DA7F05">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By: __________________________</w:t>
            </w:r>
          </w:p>
          <w:p w14:paraId="15E7A1F5" w14:textId="77777777" w:rsidR="00DA7F05" w:rsidRDefault="00DA7F05">
            <w:pPr>
              <w:pStyle w:val="TableParagraph"/>
              <w:spacing w:line="227" w:lineRule="exact"/>
              <w:rPr>
                <w:rFonts w:ascii="Times New Roman" w:hAnsi="Times New Roman" w:cs="Times New Roman"/>
                <w:sz w:val="24"/>
                <w:szCs w:val="24"/>
              </w:rPr>
            </w:pPr>
          </w:p>
          <w:p w14:paraId="48D89956" w14:textId="698BCA83" w:rsidR="00DA7F05" w:rsidRDefault="00DA7F05">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Name:</w:t>
            </w:r>
            <w:r w:rsidR="00F35979">
              <w:rPr>
                <w:rFonts w:ascii="Times New Roman" w:hAnsi="Times New Roman" w:cs="Times New Roman"/>
                <w:sz w:val="24"/>
                <w:szCs w:val="24"/>
              </w:rPr>
              <w:t xml:space="preserve"> Margaret Fowler</w:t>
            </w:r>
          </w:p>
          <w:p w14:paraId="780C85CD" w14:textId="6F2D4824" w:rsidR="00DA7F05" w:rsidRDefault="00DA7F05">
            <w:pPr>
              <w:pStyle w:val="TableParagraph"/>
              <w:spacing w:line="227" w:lineRule="exact"/>
              <w:rPr>
                <w:rFonts w:ascii="Times New Roman" w:hAnsi="Times New Roman" w:cs="Times New Roman"/>
                <w:sz w:val="24"/>
                <w:szCs w:val="24"/>
              </w:rPr>
            </w:pPr>
          </w:p>
          <w:p w14:paraId="1A380EFA" w14:textId="3D342096" w:rsidR="00DA7F05" w:rsidRDefault="00DA7F05">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Title:</w:t>
            </w:r>
            <w:r w:rsidR="00F35979">
              <w:rPr>
                <w:rFonts w:ascii="Times New Roman" w:hAnsi="Times New Roman" w:cs="Times New Roman"/>
                <w:sz w:val="24"/>
                <w:szCs w:val="24"/>
              </w:rPr>
              <w:t xml:space="preserve"> Executive Director</w:t>
            </w:r>
          </w:p>
          <w:p w14:paraId="366F5CEC" w14:textId="77777777" w:rsidR="00DA7F05" w:rsidRDefault="00DA7F05">
            <w:pPr>
              <w:pStyle w:val="TableParagraph"/>
              <w:spacing w:line="227" w:lineRule="exact"/>
              <w:rPr>
                <w:rFonts w:ascii="Times New Roman" w:hAnsi="Times New Roman" w:cs="Times New Roman"/>
                <w:sz w:val="24"/>
                <w:szCs w:val="24"/>
              </w:rPr>
            </w:pPr>
          </w:p>
          <w:p w14:paraId="3B6E589C" w14:textId="616DB359" w:rsidR="00DA7F05" w:rsidRDefault="00DA7F05">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Date:</w:t>
            </w:r>
            <w:r w:rsidR="00F35979">
              <w:rPr>
                <w:rFonts w:ascii="Times New Roman" w:hAnsi="Times New Roman" w:cs="Times New Roman"/>
                <w:sz w:val="24"/>
                <w:szCs w:val="24"/>
              </w:rPr>
              <w:t xml:space="preserve">  </w:t>
            </w:r>
          </w:p>
          <w:p w14:paraId="50668391" w14:textId="77777777" w:rsidR="00D31BF0" w:rsidRDefault="00D31BF0">
            <w:pPr>
              <w:pStyle w:val="TableParagraph"/>
              <w:spacing w:line="227" w:lineRule="exact"/>
              <w:rPr>
                <w:rFonts w:ascii="Times New Roman" w:hAnsi="Times New Roman" w:cs="Times New Roman"/>
                <w:sz w:val="24"/>
                <w:szCs w:val="24"/>
              </w:rPr>
            </w:pPr>
          </w:p>
          <w:p w14:paraId="279F58D0" w14:textId="77777777" w:rsidR="00D31BF0" w:rsidRDefault="00D31BF0">
            <w:pPr>
              <w:pStyle w:val="TableParagraph"/>
              <w:spacing w:line="227" w:lineRule="exact"/>
              <w:rPr>
                <w:rFonts w:ascii="Times New Roman" w:hAnsi="Times New Roman" w:cs="Times New Roman"/>
                <w:sz w:val="24"/>
                <w:szCs w:val="24"/>
              </w:rPr>
            </w:pPr>
          </w:p>
          <w:p w14:paraId="6868470F" w14:textId="234BD5C4" w:rsidR="00D31BF0" w:rsidRDefault="00D31BF0">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House Calls of the District of Columbia, Inc.</w:t>
            </w:r>
          </w:p>
          <w:p w14:paraId="578D38DF" w14:textId="77777777" w:rsidR="00D31BF0" w:rsidRDefault="00D31BF0">
            <w:pPr>
              <w:pStyle w:val="TableParagraph"/>
              <w:spacing w:line="227" w:lineRule="exact"/>
              <w:rPr>
                <w:rFonts w:ascii="Times New Roman" w:hAnsi="Times New Roman" w:cs="Times New Roman"/>
                <w:sz w:val="24"/>
                <w:szCs w:val="24"/>
              </w:rPr>
            </w:pPr>
          </w:p>
          <w:p w14:paraId="226F7BCF" w14:textId="4959CEAC" w:rsidR="00D31BF0" w:rsidRDefault="00D31BF0">
            <w:pPr>
              <w:pStyle w:val="TableParagraph"/>
              <w:spacing w:line="227" w:lineRule="exact"/>
              <w:rPr>
                <w:rFonts w:ascii="Times New Roman" w:hAnsi="Times New Roman" w:cs="Times New Roman"/>
                <w:sz w:val="24"/>
                <w:szCs w:val="24"/>
              </w:rPr>
            </w:pPr>
            <w:proofErr w:type="gramStart"/>
            <w:r>
              <w:rPr>
                <w:rFonts w:ascii="Times New Roman" w:hAnsi="Times New Roman" w:cs="Times New Roman"/>
                <w:sz w:val="24"/>
                <w:szCs w:val="24"/>
              </w:rPr>
              <w:t>By</w:t>
            </w:r>
            <w:proofErr w:type="gramEnd"/>
            <w:r>
              <w:rPr>
                <w:rFonts w:ascii="Times New Roman" w:hAnsi="Times New Roman" w:cs="Times New Roman"/>
                <w:sz w:val="24"/>
                <w:szCs w:val="24"/>
              </w:rPr>
              <w:t>: _________________________</w:t>
            </w:r>
          </w:p>
          <w:p w14:paraId="4BB65199" w14:textId="77777777" w:rsidR="00D31BF0" w:rsidRDefault="00D31BF0">
            <w:pPr>
              <w:pStyle w:val="TableParagraph"/>
              <w:spacing w:line="227" w:lineRule="exact"/>
              <w:rPr>
                <w:rFonts w:ascii="Times New Roman" w:hAnsi="Times New Roman" w:cs="Times New Roman"/>
                <w:sz w:val="24"/>
                <w:szCs w:val="24"/>
              </w:rPr>
            </w:pPr>
          </w:p>
          <w:p w14:paraId="4295D987" w14:textId="1706F483" w:rsidR="00D31BF0" w:rsidRDefault="00D31BF0">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Name:</w:t>
            </w:r>
            <w:r w:rsidR="00FA6A79">
              <w:rPr>
                <w:rFonts w:ascii="Times New Roman" w:hAnsi="Times New Roman" w:cs="Times New Roman"/>
                <w:sz w:val="24"/>
                <w:szCs w:val="24"/>
              </w:rPr>
              <w:t xml:space="preserve"> Tim </w:t>
            </w:r>
            <w:proofErr w:type="spellStart"/>
            <w:r w:rsidR="00FA6A79">
              <w:rPr>
                <w:rFonts w:ascii="Times New Roman" w:hAnsi="Times New Roman" w:cs="Times New Roman"/>
                <w:sz w:val="24"/>
                <w:szCs w:val="24"/>
              </w:rPr>
              <w:t>NcNeill</w:t>
            </w:r>
            <w:proofErr w:type="spellEnd"/>
          </w:p>
          <w:p w14:paraId="6B66DA8E" w14:textId="77777777" w:rsidR="00D31BF0" w:rsidRDefault="00D31BF0">
            <w:pPr>
              <w:pStyle w:val="TableParagraph"/>
              <w:spacing w:line="227" w:lineRule="exact"/>
              <w:rPr>
                <w:rFonts w:ascii="Times New Roman" w:hAnsi="Times New Roman" w:cs="Times New Roman"/>
                <w:sz w:val="24"/>
                <w:szCs w:val="24"/>
              </w:rPr>
            </w:pPr>
          </w:p>
          <w:p w14:paraId="70AEE7D2" w14:textId="368A858E" w:rsidR="00D31BF0" w:rsidRDefault="00D31BF0">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Title:</w:t>
            </w:r>
            <w:r w:rsidR="00FA6A79">
              <w:rPr>
                <w:rFonts w:ascii="Times New Roman" w:hAnsi="Times New Roman" w:cs="Times New Roman"/>
                <w:sz w:val="24"/>
                <w:szCs w:val="24"/>
              </w:rPr>
              <w:t xml:space="preserve"> CEO</w:t>
            </w:r>
          </w:p>
          <w:p w14:paraId="131A43A9" w14:textId="77777777" w:rsidR="00D31BF0" w:rsidRDefault="00D31BF0">
            <w:pPr>
              <w:pStyle w:val="TableParagraph"/>
              <w:spacing w:line="227" w:lineRule="exact"/>
              <w:rPr>
                <w:rFonts w:ascii="Times New Roman" w:hAnsi="Times New Roman" w:cs="Times New Roman"/>
                <w:sz w:val="24"/>
                <w:szCs w:val="24"/>
              </w:rPr>
            </w:pPr>
          </w:p>
          <w:p w14:paraId="7B62B7EA" w14:textId="694DB4D0" w:rsidR="00D31BF0" w:rsidRDefault="00D31BF0">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Date:</w:t>
            </w:r>
          </w:p>
          <w:p w14:paraId="73D2F397" w14:textId="1C983C2E" w:rsidR="00DA7F05" w:rsidRPr="00C160FC" w:rsidRDefault="00DA7F05">
            <w:pPr>
              <w:pStyle w:val="TableParagraph"/>
              <w:spacing w:line="227" w:lineRule="exact"/>
              <w:rPr>
                <w:rFonts w:ascii="Times New Roman" w:hAnsi="Times New Roman" w:cs="Times New Roman"/>
                <w:sz w:val="24"/>
                <w:szCs w:val="24"/>
              </w:rPr>
            </w:pPr>
          </w:p>
        </w:tc>
        <w:tc>
          <w:tcPr>
            <w:tcW w:w="3631" w:type="dxa"/>
          </w:tcPr>
          <w:p w14:paraId="05009BAA" w14:textId="77777777" w:rsidR="00BC68BC" w:rsidRDefault="00CC6B60">
            <w:pPr>
              <w:pStyle w:val="TableParagraph"/>
              <w:spacing w:line="227" w:lineRule="exact"/>
              <w:rPr>
                <w:rFonts w:ascii="Times New Roman" w:hAnsi="Times New Roman" w:cs="Times New Roman"/>
                <w:spacing w:val="-2"/>
                <w:sz w:val="24"/>
                <w:szCs w:val="24"/>
              </w:rPr>
            </w:pPr>
            <w:r w:rsidRPr="00C160FC">
              <w:rPr>
                <w:rFonts w:ascii="Times New Roman" w:hAnsi="Times New Roman" w:cs="Times New Roman"/>
                <w:spacing w:val="-2"/>
                <w:sz w:val="24"/>
                <w:szCs w:val="24"/>
              </w:rPr>
              <w:t>Supplier:</w:t>
            </w:r>
          </w:p>
          <w:p w14:paraId="25BC104B" w14:textId="77777777" w:rsidR="00DA7F05" w:rsidRDefault="00DA7F05">
            <w:pPr>
              <w:pStyle w:val="TableParagraph"/>
              <w:spacing w:line="227" w:lineRule="exact"/>
              <w:rPr>
                <w:rFonts w:ascii="Times New Roman" w:hAnsi="Times New Roman" w:cs="Times New Roman"/>
                <w:spacing w:val="-2"/>
                <w:sz w:val="24"/>
                <w:szCs w:val="24"/>
              </w:rPr>
            </w:pPr>
          </w:p>
          <w:p w14:paraId="346C4D17" w14:textId="66D4D29F" w:rsidR="00DA7F05" w:rsidDel="000E3C14" w:rsidRDefault="000E3C14">
            <w:pPr>
              <w:pStyle w:val="TableParagraph"/>
              <w:spacing w:line="227" w:lineRule="exact"/>
              <w:rPr>
                <w:del w:id="94" w:author="PD CATCH" w:date="2026-03-05T13:29:00Z" w16du:dateUtc="2026-03-05T19:29:00Z"/>
                <w:rFonts w:ascii="Times New Roman" w:hAnsi="Times New Roman" w:cs="Times New Roman"/>
                <w:sz w:val="24"/>
                <w:szCs w:val="24"/>
              </w:rPr>
            </w:pPr>
            <w:ins w:id="95" w:author="PD CATCH" w:date="2026-03-05T13:29:00Z" w16du:dateUtc="2026-03-05T19:29:00Z">
              <w:r>
                <w:rPr>
                  <w:rFonts w:ascii="Times New Roman" w:hAnsi="Times New Roman" w:cs="Times New Roman"/>
                  <w:sz w:val="24"/>
                  <w:szCs w:val="24"/>
                </w:rPr>
                <w:t>CATCH Greater Houston</w:t>
              </w:r>
            </w:ins>
            <w:del w:id="96" w:author="PD CATCH" w:date="2026-03-05T13:29:00Z" w16du:dateUtc="2026-03-05T19:29:00Z">
              <w:r w:rsidR="001A4A1A" w:rsidDel="000E3C14">
                <w:rPr>
                  <w:rFonts w:ascii="Times New Roman" w:hAnsi="Times New Roman" w:cs="Times New Roman"/>
                  <w:sz w:val="24"/>
                  <w:szCs w:val="24"/>
                </w:rPr>
                <w:delText>Organization Name</w:delText>
              </w:r>
            </w:del>
          </w:p>
          <w:p w14:paraId="68AE48ED" w14:textId="77777777" w:rsidR="00DA7F05" w:rsidRDefault="00DA7F05">
            <w:pPr>
              <w:pStyle w:val="TableParagraph"/>
              <w:spacing w:line="227" w:lineRule="exact"/>
              <w:rPr>
                <w:rFonts w:ascii="Times New Roman" w:hAnsi="Times New Roman" w:cs="Times New Roman"/>
                <w:sz w:val="24"/>
                <w:szCs w:val="24"/>
              </w:rPr>
            </w:pPr>
          </w:p>
          <w:p w14:paraId="097D9C90" w14:textId="71AD34B5" w:rsidR="00DA7F05" w:rsidRDefault="00DA7F05">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By: ______________________</w:t>
            </w:r>
            <w:r w:rsidR="00741EBA">
              <w:rPr>
                <w:rFonts w:ascii="Times New Roman" w:hAnsi="Times New Roman" w:cs="Times New Roman"/>
                <w:sz w:val="24"/>
                <w:szCs w:val="24"/>
              </w:rPr>
              <w:t>__</w:t>
            </w:r>
          </w:p>
          <w:p w14:paraId="230B0601" w14:textId="77777777" w:rsidR="00DA7F05" w:rsidRDefault="00DA7F05">
            <w:pPr>
              <w:pStyle w:val="TableParagraph"/>
              <w:spacing w:line="227" w:lineRule="exact"/>
              <w:rPr>
                <w:rFonts w:ascii="Times New Roman" w:hAnsi="Times New Roman" w:cs="Times New Roman"/>
                <w:sz w:val="24"/>
                <w:szCs w:val="24"/>
              </w:rPr>
            </w:pPr>
          </w:p>
          <w:p w14:paraId="439B2494" w14:textId="6D806399" w:rsidR="00DA7F05" w:rsidRDefault="00D31BF0">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Name:</w:t>
            </w:r>
            <w:r w:rsidR="00117A09">
              <w:rPr>
                <w:rFonts w:ascii="Times New Roman" w:hAnsi="Times New Roman" w:cs="Times New Roman"/>
                <w:sz w:val="24"/>
                <w:szCs w:val="24"/>
              </w:rPr>
              <w:t xml:space="preserve"> </w:t>
            </w:r>
            <w:ins w:id="97" w:author="PD CATCH" w:date="2026-03-05T13:29:00Z" w16du:dateUtc="2026-03-05T19:29:00Z">
              <w:r w:rsidR="000E3C14">
                <w:rPr>
                  <w:rFonts w:ascii="Times New Roman" w:hAnsi="Times New Roman" w:cs="Times New Roman"/>
                  <w:sz w:val="24"/>
                  <w:szCs w:val="24"/>
                </w:rPr>
                <w:t>Janice Sparks</w:t>
              </w:r>
            </w:ins>
            <w:del w:id="98" w:author="PD CATCH" w:date="2026-03-05T13:29:00Z" w16du:dateUtc="2026-03-05T19:29:00Z">
              <w:r w:rsidR="00CA5763" w:rsidDel="000E3C14">
                <w:rPr>
                  <w:rFonts w:ascii="Times New Roman" w:hAnsi="Times New Roman" w:cs="Times New Roman"/>
                  <w:sz w:val="24"/>
                  <w:szCs w:val="24"/>
                </w:rPr>
                <w:delText>ton</w:delText>
              </w:r>
            </w:del>
          </w:p>
          <w:p w14:paraId="227EEFAD" w14:textId="77777777" w:rsidR="00D31BF0" w:rsidRDefault="00D31BF0">
            <w:pPr>
              <w:pStyle w:val="TableParagraph"/>
              <w:spacing w:line="227" w:lineRule="exact"/>
              <w:rPr>
                <w:rFonts w:ascii="Times New Roman" w:hAnsi="Times New Roman" w:cs="Times New Roman"/>
                <w:sz w:val="24"/>
                <w:szCs w:val="24"/>
              </w:rPr>
            </w:pPr>
          </w:p>
          <w:p w14:paraId="18536652" w14:textId="4419FFC7" w:rsidR="00D31BF0" w:rsidRDefault="00D31BF0">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Title:</w:t>
            </w:r>
            <w:ins w:id="99" w:author="PD CATCH" w:date="2026-03-05T13:29:00Z" w16du:dateUtc="2026-03-05T19:29:00Z">
              <w:r w:rsidR="00B70E88">
                <w:rPr>
                  <w:rFonts w:ascii="Times New Roman" w:hAnsi="Times New Roman" w:cs="Times New Roman"/>
                  <w:sz w:val="24"/>
                  <w:szCs w:val="24"/>
                </w:rPr>
                <w:t xml:space="preserve"> Executive Director</w:t>
              </w:r>
            </w:ins>
          </w:p>
          <w:p w14:paraId="6F84B5BC" w14:textId="77777777" w:rsidR="00D31BF0" w:rsidRDefault="00D31BF0">
            <w:pPr>
              <w:pStyle w:val="TableParagraph"/>
              <w:spacing w:line="227" w:lineRule="exact"/>
              <w:rPr>
                <w:rFonts w:ascii="Times New Roman" w:hAnsi="Times New Roman" w:cs="Times New Roman"/>
                <w:sz w:val="24"/>
                <w:szCs w:val="24"/>
              </w:rPr>
            </w:pPr>
          </w:p>
          <w:p w14:paraId="776F46E6" w14:textId="77777777" w:rsidR="00D31BF0" w:rsidRDefault="00D31BF0">
            <w:pPr>
              <w:pStyle w:val="TableParagraph"/>
              <w:spacing w:line="227" w:lineRule="exact"/>
              <w:rPr>
                <w:rFonts w:ascii="Times New Roman" w:hAnsi="Times New Roman" w:cs="Times New Roman"/>
                <w:sz w:val="24"/>
                <w:szCs w:val="24"/>
              </w:rPr>
            </w:pPr>
            <w:r>
              <w:rPr>
                <w:rFonts w:ascii="Times New Roman" w:hAnsi="Times New Roman" w:cs="Times New Roman"/>
                <w:sz w:val="24"/>
                <w:szCs w:val="24"/>
              </w:rPr>
              <w:t>Date:</w:t>
            </w:r>
          </w:p>
          <w:p w14:paraId="2C076D48" w14:textId="77777777" w:rsidR="00D31BF0" w:rsidRDefault="00D31BF0">
            <w:pPr>
              <w:pStyle w:val="TableParagraph"/>
              <w:spacing w:line="227" w:lineRule="exact"/>
              <w:rPr>
                <w:rFonts w:ascii="Times New Roman" w:hAnsi="Times New Roman" w:cs="Times New Roman"/>
                <w:sz w:val="24"/>
                <w:szCs w:val="24"/>
              </w:rPr>
            </w:pPr>
          </w:p>
          <w:p w14:paraId="7ED7D09A" w14:textId="67483FFD" w:rsidR="00D31BF0" w:rsidRPr="00C160FC" w:rsidRDefault="00D31BF0">
            <w:pPr>
              <w:pStyle w:val="TableParagraph"/>
              <w:spacing w:line="227" w:lineRule="exact"/>
              <w:rPr>
                <w:rFonts w:ascii="Times New Roman" w:hAnsi="Times New Roman" w:cs="Times New Roman"/>
                <w:sz w:val="24"/>
                <w:szCs w:val="24"/>
              </w:rPr>
            </w:pPr>
          </w:p>
        </w:tc>
      </w:tr>
      <w:tr w:rsidR="00741EBA" w:rsidRPr="00C160FC" w14:paraId="6A6D9AFB" w14:textId="77777777" w:rsidTr="00741EBA">
        <w:trPr>
          <w:trHeight w:val="641"/>
        </w:trPr>
        <w:tc>
          <w:tcPr>
            <w:tcW w:w="5775" w:type="dxa"/>
          </w:tcPr>
          <w:p w14:paraId="3E8702C0" w14:textId="77777777" w:rsidR="00741EBA" w:rsidRPr="00C160FC" w:rsidRDefault="00741EBA">
            <w:pPr>
              <w:pStyle w:val="TableParagraph"/>
              <w:spacing w:line="227" w:lineRule="exact"/>
              <w:rPr>
                <w:rFonts w:ascii="Times New Roman" w:hAnsi="Times New Roman" w:cs="Times New Roman"/>
                <w:sz w:val="24"/>
                <w:szCs w:val="24"/>
              </w:rPr>
            </w:pPr>
          </w:p>
        </w:tc>
        <w:tc>
          <w:tcPr>
            <w:tcW w:w="3631" w:type="dxa"/>
          </w:tcPr>
          <w:p w14:paraId="5C8160DB" w14:textId="77777777" w:rsidR="00741EBA" w:rsidRPr="00C160FC" w:rsidRDefault="00741EBA">
            <w:pPr>
              <w:pStyle w:val="TableParagraph"/>
              <w:spacing w:line="227" w:lineRule="exact"/>
              <w:rPr>
                <w:rFonts w:ascii="Times New Roman" w:hAnsi="Times New Roman" w:cs="Times New Roman"/>
                <w:spacing w:val="-2"/>
                <w:sz w:val="24"/>
                <w:szCs w:val="24"/>
              </w:rPr>
            </w:pPr>
          </w:p>
        </w:tc>
      </w:tr>
    </w:tbl>
    <w:p w14:paraId="6D7FDDE2" w14:textId="77777777" w:rsidR="00BC68BC" w:rsidRDefault="00BC68BC">
      <w:pPr>
        <w:spacing w:line="274" w:lineRule="exact"/>
        <w:sectPr w:rsidR="00BC68BC">
          <w:pgSz w:w="12240" w:h="15840"/>
          <w:pgMar w:top="1140" w:right="1180" w:bottom="1340" w:left="1300" w:header="0" w:footer="1069" w:gutter="0"/>
          <w:cols w:space="720"/>
        </w:sectPr>
      </w:pPr>
    </w:p>
    <w:p w14:paraId="651893CA" w14:textId="30158E85" w:rsidR="00C160FC" w:rsidRPr="00C160FC" w:rsidRDefault="00C160FC" w:rsidP="00C160FC">
      <w:pPr>
        <w:jc w:val="center"/>
        <w:rPr>
          <w:rFonts w:ascii="Times New Roman" w:hAnsi="Times New Roman" w:cs="Times New Roman"/>
          <w:b/>
          <w:bCs/>
          <w:sz w:val="24"/>
          <w:szCs w:val="24"/>
          <w:u w:val="single"/>
        </w:rPr>
      </w:pPr>
      <w:bookmarkStart w:id="100" w:name="TLC-MD_BAA_FORM_(TLC-MD_as_BA)_FINAL.pdf"/>
      <w:bookmarkEnd w:id="100"/>
      <w:r w:rsidRPr="00C160FC">
        <w:rPr>
          <w:rFonts w:ascii="Times New Roman" w:hAnsi="Times New Roman" w:cs="Times New Roman"/>
          <w:b/>
          <w:bCs/>
          <w:sz w:val="24"/>
          <w:szCs w:val="24"/>
          <w:u w:val="single"/>
        </w:rPr>
        <w:lastRenderedPageBreak/>
        <w:t>EXHIBIT A</w:t>
      </w:r>
    </w:p>
    <w:p w14:paraId="6E7F8C72" w14:textId="77777777" w:rsidR="00C160FC" w:rsidRPr="00C160FC" w:rsidRDefault="00C160FC" w:rsidP="00C160FC">
      <w:pPr>
        <w:jc w:val="center"/>
        <w:rPr>
          <w:rFonts w:ascii="Times New Roman" w:hAnsi="Times New Roman" w:cs="Times New Roman"/>
          <w:b/>
          <w:bCs/>
          <w:sz w:val="24"/>
          <w:szCs w:val="24"/>
          <w:u w:val="single"/>
        </w:rPr>
      </w:pPr>
    </w:p>
    <w:p w14:paraId="499D6F95" w14:textId="5B9AC952" w:rsidR="00C160FC" w:rsidRDefault="00DA7F05" w:rsidP="00C160FC">
      <w:pPr>
        <w:jc w:val="center"/>
        <w:rPr>
          <w:rFonts w:ascii="Times New Roman" w:hAnsi="Times New Roman" w:cs="Times New Roman"/>
          <w:i/>
          <w:iCs/>
          <w:sz w:val="24"/>
          <w:szCs w:val="24"/>
        </w:rPr>
      </w:pPr>
      <w:r>
        <w:rPr>
          <w:rFonts w:ascii="Times New Roman" w:hAnsi="Times New Roman" w:cs="Times New Roman"/>
          <w:i/>
          <w:iCs/>
          <w:sz w:val="24"/>
          <w:szCs w:val="24"/>
        </w:rPr>
        <w:t xml:space="preserve">DPP </w:t>
      </w:r>
      <w:r w:rsidR="00C160FC" w:rsidRPr="00C160FC">
        <w:rPr>
          <w:rFonts w:ascii="Times New Roman" w:hAnsi="Times New Roman" w:cs="Times New Roman"/>
          <w:i/>
          <w:iCs/>
          <w:sz w:val="24"/>
          <w:szCs w:val="24"/>
        </w:rPr>
        <w:t>SERVICES</w:t>
      </w:r>
    </w:p>
    <w:p w14:paraId="5013A8C4" w14:textId="77777777" w:rsidR="00073A28" w:rsidRDefault="00073A28" w:rsidP="00C160FC">
      <w:pPr>
        <w:jc w:val="center"/>
        <w:rPr>
          <w:rFonts w:ascii="Times New Roman" w:hAnsi="Times New Roman" w:cs="Times New Roman"/>
          <w:i/>
          <w:iCs/>
          <w:sz w:val="24"/>
          <w:szCs w:val="24"/>
        </w:rPr>
      </w:pPr>
    </w:p>
    <w:p w14:paraId="6718C004" w14:textId="77777777" w:rsidR="00073A28" w:rsidRPr="00D97626" w:rsidRDefault="00073A28" w:rsidP="00D97626">
      <w:pPr>
        <w:tabs>
          <w:tab w:val="left" w:pos="1039"/>
          <w:tab w:val="left" w:pos="1040"/>
        </w:tabs>
        <w:spacing w:before="31"/>
        <w:ind w:right="320"/>
      </w:pPr>
      <w:r w:rsidRPr="00D97626">
        <w:t>UHO and Supplier will work collectively to identify qualifying Beneficiaries through outreach efforts at hospitals, community sites, provider offices, direct to consumer marketing,</w:t>
      </w:r>
      <w:r w:rsidRPr="00D97626">
        <w:rPr>
          <w:spacing w:val="-5"/>
        </w:rPr>
        <w:t xml:space="preserve"> </w:t>
      </w:r>
      <w:r w:rsidRPr="00D97626">
        <w:t>and</w:t>
      </w:r>
      <w:r w:rsidRPr="00D97626">
        <w:rPr>
          <w:spacing w:val="-3"/>
        </w:rPr>
        <w:t xml:space="preserve"> </w:t>
      </w:r>
      <w:r w:rsidRPr="00D97626">
        <w:t>other</w:t>
      </w:r>
      <w:r w:rsidRPr="00D97626">
        <w:rPr>
          <w:spacing w:val="-3"/>
        </w:rPr>
        <w:t xml:space="preserve"> </w:t>
      </w:r>
      <w:r w:rsidRPr="00D97626">
        <w:t>locations,</w:t>
      </w:r>
      <w:r w:rsidRPr="00D97626">
        <w:rPr>
          <w:spacing w:val="-5"/>
        </w:rPr>
        <w:t xml:space="preserve"> </w:t>
      </w:r>
      <w:r w:rsidRPr="00D97626">
        <w:t>to</w:t>
      </w:r>
      <w:r w:rsidRPr="00D97626">
        <w:rPr>
          <w:spacing w:val="-3"/>
        </w:rPr>
        <w:t xml:space="preserve"> </w:t>
      </w:r>
      <w:r w:rsidRPr="00D97626">
        <w:t>residents</w:t>
      </w:r>
      <w:r w:rsidRPr="00D97626">
        <w:rPr>
          <w:spacing w:val="-5"/>
        </w:rPr>
        <w:t xml:space="preserve"> </w:t>
      </w:r>
      <w:r w:rsidRPr="00D97626">
        <w:t>who</w:t>
      </w:r>
      <w:r w:rsidRPr="00D97626">
        <w:rPr>
          <w:spacing w:val="-5"/>
        </w:rPr>
        <w:t xml:space="preserve"> </w:t>
      </w:r>
      <w:r w:rsidRPr="00D97626">
        <w:t>need</w:t>
      </w:r>
      <w:r w:rsidRPr="00D97626">
        <w:rPr>
          <w:spacing w:val="-3"/>
        </w:rPr>
        <w:t xml:space="preserve"> </w:t>
      </w:r>
      <w:r w:rsidRPr="00D97626">
        <w:t>medical</w:t>
      </w:r>
      <w:r w:rsidRPr="00D97626">
        <w:rPr>
          <w:spacing w:val="-4"/>
        </w:rPr>
        <w:t xml:space="preserve"> </w:t>
      </w:r>
      <w:r w:rsidRPr="00D97626">
        <w:t>care,</w:t>
      </w:r>
      <w:r w:rsidRPr="00D97626">
        <w:rPr>
          <w:spacing w:val="-2"/>
        </w:rPr>
        <w:t xml:space="preserve"> </w:t>
      </w:r>
      <w:r w:rsidRPr="00D97626">
        <w:t>and</w:t>
      </w:r>
      <w:r w:rsidRPr="00D97626">
        <w:rPr>
          <w:spacing w:val="-3"/>
        </w:rPr>
        <w:t xml:space="preserve"> </w:t>
      </w:r>
      <w:r w:rsidRPr="00D97626">
        <w:t>other</w:t>
      </w:r>
      <w:r w:rsidRPr="00D97626">
        <w:rPr>
          <w:spacing w:val="-3"/>
        </w:rPr>
        <w:t xml:space="preserve"> </w:t>
      </w:r>
      <w:r w:rsidRPr="00D97626">
        <w:t>services billable to Medicare, Medicare Advantage, Medicaid, Medicaid Managed Care Organizations (MCOs), and commercial insurance carriers.</w:t>
      </w:r>
    </w:p>
    <w:p w14:paraId="3B8B37CA" w14:textId="77777777" w:rsidR="00073A28" w:rsidRDefault="00073A28" w:rsidP="00073A28">
      <w:pPr>
        <w:pStyle w:val="BodyText"/>
        <w:spacing w:before="12"/>
        <w:rPr>
          <w:sz w:val="17"/>
        </w:rPr>
      </w:pPr>
    </w:p>
    <w:p w14:paraId="66E80E28" w14:textId="668EF263" w:rsidR="00073A28" w:rsidRPr="00D97626" w:rsidRDefault="00073A28" w:rsidP="00D97626">
      <w:pPr>
        <w:tabs>
          <w:tab w:val="left" w:pos="1039"/>
          <w:tab w:val="left" w:pos="1040"/>
        </w:tabs>
        <w:spacing w:before="1"/>
        <w:ind w:right="410"/>
      </w:pPr>
      <w:bookmarkStart w:id="101" w:name="2.2_UHO_and_Supplier_will_collaborativel"/>
      <w:bookmarkEnd w:id="101"/>
      <w:r w:rsidRPr="00D97626">
        <w:t>UHO</w:t>
      </w:r>
      <w:r w:rsidRPr="00D97626">
        <w:rPr>
          <w:spacing w:val="-6"/>
        </w:rPr>
        <w:t xml:space="preserve"> </w:t>
      </w:r>
      <w:r w:rsidRPr="00D97626">
        <w:t>and</w:t>
      </w:r>
      <w:r w:rsidRPr="00D97626">
        <w:rPr>
          <w:spacing w:val="-3"/>
        </w:rPr>
        <w:t xml:space="preserve"> </w:t>
      </w:r>
      <w:r w:rsidRPr="00D97626">
        <w:t>Supplier</w:t>
      </w:r>
      <w:r w:rsidRPr="00D97626">
        <w:rPr>
          <w:spacing w:val="-6"/>
        </w:rPr>
        <w:t xml:space="preserve"> </w:t>
      </w:r>
      <w:r w:rsidRPr="00D97626">
        <w:t>will</w:t>
      </w:r>
      <w:r w:rsidRPr="00D97626">
        <w:rPr>
          <w:spacing w:val="-2"/>
        </w:rPr>
        <w:t xml:space="preserve"> </w:t>
      </w:r>
      <w:r w:rsidRPr="00D97626">
        <w:t>collaboratively</w:t>
      </w:r>
      <w:r w:rsidRPr="00D97626">
        <w:rPr>
          <w:spacing w:val="-5"/>
        </w:rPr>
        <w:t xml:space="preserve"> </w:t>
      </w:r>
      <w:r w:rsidRPr="00D97626">
        <w:t>work</w:t>
      </w:r>
      <w:r w:rsidRPr="00D97626">
        <w:rPr>
          <w:spacing w:val="-3"/>
        </w:rPr>
        <w:t xml:space="preserve"> </w:t>
      </w:r>
      <w:r w:rsidRPr="00D97626">
        <w:t>to</w:t>
      </w:r>
      <w:r w:rsidRPr="00D97626">
        <w:rPr>
          <w:spacing w:val="-3"/>
        </w:rPr>
        <w:t xml:space="preserve"> </w:t>
      </w:r>
      <w:r w:rsidRPr="00D97626">
        <w:t>enroll</w:t>
      </w:r>
      <w:r w:rsidRPr="00D97626">
        <w:rPr>
          <w:spacing w:val="-2"/>
        </w:rPr>
        <w:t xml:space="preserve"> </w:t>
      </w:r>
      <w:r w:rsidRPr="00D97626">
        <w:t>eligible</w:t>
      </w:r>
      <w:r w:rsidRPr="00D97626">
        <w:rPr>
          <w:spacing w:val="-2"/>
        </w:rPr>
        <w:t xml:space="preserve"> </w:t>
      </w:r>
      <w:r w:rsidRPr="00D97626">
        <w:t>persons</w:t>
      </w:r>
      <w:r w:rsidRPr="00D97626">
        <w:rPr>
          <w:spacing w:val="-2"/>
        </w:rPr>
        <w:t xml:space="preserve"> </w:t>
      </w:r>
      <w:r w:rsidRPr="00D97626">
        <w:t>in</w:t>
      </w:r>
      <w:r w:rsidRPr="00D97626">
        <w:rPr>
          <w:spacing w:val="-1"/>
        </w:rPr>
        <w:t xml:space="preserve"> </w:t>
      </w:r>
      <w:r w:rsidRPr="00D97626">
        <w:t>the</w:t>
      </w:r>
      <w:r w:rsidRPr="00D97626">
        <w:rPr>
          <w:spacing w:val="-2"/>
        </w:rPr>
        <w:t xml:space="preserve"> </w:t>
      </w:r>
      <w:r w:rsidRPr="00D97626">
        <w:t xml:space="preserve">National DPP and deliver evidence-based services, as defined in </w:t>
      </w:r>
      <w:r w:rsidR="00493369">
        <w:t>t</w:t>
      </w:r>
      <w:r w:rsidRPr="00D97626">
        <w:t>his Agreement.</w:t>
      </w:r>
    </w:p>
    <w:p w14:paraId="6F740333" w14:textId="77777777" w:rsidR="00073A28" w:rsidRDefault="00073A28" w:rsidP="00073A28">
      <w:pPr>
        <w:pStyle w:val="BodyText"/>
        <w:spacing w:before="9"/>
        <w:rPr>
          <w:sz w:val="17"/>
        </w:rPr>
      </w:pPr>
    </w:p>
    <w:p w14:paraId="50ABA03B" w14:textId="1B0B8575" w:rsidR="00073A28" w:rsidRPr="00D97626" w:rsidRDefault="00073A28" w:rsidP="00D97626">
      <w:pPr>
        <w:tabs>
          <w:tab w:val="left" w:pos="1039"/>
          <w:tab w:val="left" w:pos="1040"/>
        </w:tabs>
        <w:ind w:right="1381"/>
      </w:pPr>
      <w:bookmarkStart w:id="102" w:name="2.3_Supplier_will_deliver_services_for_B"/>
      <w:bookmarkEnd w:id="102"/>
      <w:r w:rsidRPr="00D97626">
        <w:t>Supplier</w:t>
      </w:r>
      <w:ins w:id="103" w:author="Patel, Kinal M." w:date="2026-03-13T19:00:00Z" w16du:dateUtc="2026-03-14T00:00:00Z">
        <w:r w:rsidR="00FD417B">
          <w:t xml:space="preserve">, </w:t>
        </w:r>
        <w:del w:id="104" w:author="PD CATCH" w:date="2026-03-17T15:42:00Z" w16du:dateUtc="2026-03-17T20:42:00Z">
          <w:r w:rsidR="00FD417B" w:rsidDel="005736CB">
            <w:delText>through</w:delText>
          </w:r>
        </w:del>
      </w:ins>
      <w:ins w:id="105" w:author="Patel, Kinal M." w:date="2026-03-13T19:01:00Z" w16du:dateUtc="2026-03-14T00:01:00Z">
        <w:del w:id="106" w:author="PD CATCH" w:date="2026-03-17T15:42:00Z" w16du:dateUtc="2026-03-17T20:42:00Z">
          <w:r w:rsidR="00FD417B" w:rsidDel="005736CB">
            <w:delText xml:space="preserve"> its </w:delText>
          </w:r>
        </w:del>
        <w:r w:rsidR="00FD417B">
          <w:t xml:space="preserve">Subsidiaries, </w:t>
        </w:r>
      </w:ins>
      <w:del w:id="107" w:author="Patel, Kinal M." w:date="2026-03-13T19:01:00Z" w16du:dateUtc="2026-03-14T00:01:00Z">
        <w:r w:rsidRPr="00D97626" w:rsidDel="00FD417B">
          <w:rPr>
            <w:spacing w:val="-7"/>
          </w:rPr>
          <w:delText xml:space="preserve"> </w:delText>
        </w:r>
      </w:del>
      <w:r w:rsidRPr="00D97626">
        <w:t>will</w:t>
      </w:r>
      <w:r w:rsidRPr="00D97626">
        <w:rPr>
          <w:spacing w:val="-3"/>
        </w:rPr>
        <w:t xml:space="preserve"> </w:t>
      </w:r>
      <w:r w:rsidRPr="00D97626">
        <w:t>deliver</w:t>
      </w:r>
      <w:r w:rsidRPr="00D97626">
        <w:rPr>
          <w:spacing w:val="-4"/>
        </w:rPr>
        <w:t xml:space="preserve"> </w:t>
      </w:r>
      <w:r w:rsidRPr="00D97626">
        <w:t>services</w:t>
      </w:r>
      <w:r w:rsidRPr="00D97626">
        <w:rPr>
          <w:spacing w:val="-6"/>
        </w:rPr>
        <w:t xml:space="preserve"> </w:t>
      </w:r>
      <w:r w:rsidRPr="00D97626">
        <w:t>for</w:t>
      </w:r>
      <w:r w:rsidRPr="00D97626">
        <w:rPr>
          <w:spacing w:val="-4"/>
        </w:rPr>
        <w:t xml:space="preserve"> </w:t>
      </w:r>
      <w:r w:rsidRPr="00D97626">
        <w:t>Beneficiaries</w:t>
      </w:r>
      <w:r w:rsidRPr="00D97626">
        <w:rPr>
          <w:spacing w:val="-3"/>
        </w:rPr>
        <w:t xml:space="preserve"> </w:t>
      </w:r>
      <w:r w:rsidRPr="00D97626">
        <w:t>as</w:t>
      </w:r>
      <w:r w:rsidRPr="00D97626">
        <w:rPr>
          <w:spacing w:val="-5"/>
        </w:rPr>
        <w:t xml:space="preserve"> </w:t>
      </w:r>
      <w:r w:rsidRPr="00D97626">
        <w:t>defined</w:t>
      </w:r>
      <w:r w:rsidRPr="00D97626">
        <w:rPr>
          <w:spacing w:val="-4"/>
        </w:rPr>
        <w:t xml:space="preserve"> </w:t>
      </w:r>
      <w:r w:rsidRPr="00D97626">
        <w:t>in</w:t>
      </w:r>
      <w:r w:rsidRPr="00D97626">
        <w:rPr>
          <w:spacing w:val="-2"/>
        </w:rPr>
        <w:t xml:space="preserve"> </w:t>
      </w:r>
      <w:r w:rsidRPr="00D97626">
        <w:t xml:space="preserve">this </w:t>
      </w:r>
      <w:r w:rsidRPr="00D97626">
        <w:rPr>
          <w:spacing w:val="-2"/>
        </w:rPr>
        <w:t>Agreement</w:t>
      </w:r>
      <w:del w:id="108" w:author="Patel, Kinal M." w:date="2026-03-13T19:01:00Z" w16du:dateUtc="2026-03-14T00:01:00Z">
        <w:r w:rsidRPr="00D97626" w:rsidDel="00FD417B">
          <w:rPr>
            <w:spacing w:val="-2"/>
          </w:rPr>
          <w:delText>.</w:delText>
        </w:r>
      </w:del>
    </w:p>
    <w:p w14:paraId="632ED611" w14:textId="77777777" w:rsidR="00073A28" w:rsidRDefault="00073A28" w:rsidP="00073A28">
      <w:pPr>
        <w:pStyle w:val="BodyText"/>
        <w:spacing w:before="6"/>
        <w:rPr>
          <w:sz w:val="15"/>
        </w:rPr>
      </w:pPr>
    </w:p>
    <w:p w14:paraId="16D733D4" w14:textId="77777777" w:rsidR="00073A28" w:rsidRDefault="00073A28" w:rsidP="00D97626">
      <w:pPr>
        <w:pStyle w:val="Heading2"/>
        <w:tabs>
          <w:tab w:val="left" w:pos="572"/>
          <w:tab w:val="left" w:pos="573"/>
          <w:tab w:val="left" w:pos="7577"/>
        </w:tabs>
        <w:spacing w:before="31"/>
      </w:pPr>
      <w:r>
        <w:rPr>
          <w:noProof/>
        </w:rPr>
        <mc:AlternateContent>
          <mc:Choice Requires="wps">
            <w:drawing>
              <wp:anchor distT="0" distB="0" distL="0" distR="0" simplePos="0" relativeHeight="487617536" behindDoc="1" locked="0" layoutInCell="1" allowOverlap="1" wp14:anchorId="284D77AA" wp14:editId="3EF48921">
                <wp:simplePos x="0" y="0"/>
                <wp:positionH relativeFrom="page">
                  <wp:posOffset>895985</wp:posOffset>
                </wp:positionH>
                <wp:positionV relativeFrom="paragraph">
                  <wp:posOffset>219710</wp:posOffset>
                </wp:positionV>
                <wp:extent cx="5980430" cy="6350"/>
                <wp:effectExtent l="0" t="0" r="0" b="0"/>
                <wp:wrapTopAndBottom/>
                <wp:docPr id="2063603567" name="docshape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4B697" id="docshape25" o:spid="_x0000_s1026" style="position:absolute;margin-left:70.55pt;margin-top:17.3pt;width:470.9pt;height:.5pt;z-index:-1569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" fillcolor="black" stroked="f">
                <w10:wrap type="topAndBottom" anchorx="page"/>
              </v:rect>
            </w:pict>
          </mc:Fallback>
        </mc:AlternateContent>
      </w:r>
      <w:r>
        <w:t>DELIVERING</w:t>
      </w:r>
      <w:r>
        <w:rPr>
          <w:spacing w:val="-6"/>
        </w:rPr>
        <w:t xml:space="preserve"> </w:t>
      </w:r>
      <w:r>
        <w:t>SERVICES</w:t>
      </w:r>
      <w:r>
        <w:rPr>
          <w:spacing w:val="-8"/>
        </w:rPr>
        <w:t xml:space="preserve"> </w:t>
      </w:r>
      <w:r>
        <w:t>AND</w:t>
      </w:r>
      <w:r>
        <w:rPr>
          <w:spacing w:val="-8"/>
        </w:rPr>
        <w:t xml:space="preserve"> </w:t>
      </w:r>
      <w:r>
        <w:t>COORDINATING</w:t>
      </w:r>
      <w:r>
        <w:rPr>
          <w:spacing w:val="-6"/>
        </w:rPr>
        <w:t xml:space="preserve"> </w:t>
      </w:r>
      <w:r>
        <w:t>CARE</w:t>
      </w:r>
      <w:r>
        <w:rPr>
          <w:spacing w:val="-6"/>
        </w:rPr>
        <w:t xml:space="preserve"> </w:t>
      </w:r>
      <w:r>
        <w:rPr>
          <w:spacing w:val="-5"/>
        </w:rPr>
        <w:t>FOR NEW BENEFICIARIES</w:t>
      </w:r>
    </w:p>
    <w:p w14:paraId="58EC03D6" w14:textId="77777777" w:rsidR="00073A28" w:rsidRDefault="00073A28" w:rsidP="00073A28">
      <w:pPr>
        <w:pStyle w:val="BodyText"/>
        <w:spacing w:before="8"/>
        <w:rPr>
          <w:b/>
          <w:sz w:val="15"/>
        </w:rPr>
      </w:pPr>
    </w:p>
    <w:p w14:paraId="715C0EF1" w14:textId="77777777" w:rsidR="00073A28" w:rsidRPr="00D97626" w:rsidRDefault="00073A28" w:rsidP="00D97626">
      <w:pPr>
        <w:tabs>
          <w:tab w:val="left" w:pos="1039"/>
          <w:tab w:val="left" w:pos="1040"/>
        </w:tabs>
        <w:spacing w:before="31"/>
        <w:ind w:right="377"/>
      </w:pPr>
      <w:r w:rsidRPr="00D97626">
        <w:t>UHO and Supplier will work in a collaborative manner to enroll Beneficiaries in the National</w:t>
      </w:r>
      <w:r w:rsidRPr="00D97626">
        <w:rPr>
          <w:spacing w:val="-5"/>
        </w:rPr>
        <w:t xml:space="preserve"> </w:t>
      </w:r>
      <w:r w:rsidRPr="00D97626">
        <w:t>DPP</w:t>
      </w:r>
      <w:r w:rsidRPr="00D97626">
        <w:rPr>
          <w:spacing w:val="-2"/>
        </w:rPr>
        <w:t xml:space="preserve"> </w:t>
      </w:r>
      <w:r w:rsidRPr="00D97626">
        <w:t>and</w:t>
      </w:r>
      <w:r w:rsidRPr="00D97626">
        <w:rPr>
          <w:spacing w:val="-4"/>
        </w:rPr>
        <w:t xml:space="preserve"> </w:t>
      </w:r>
      <w:r w:rsidRPr="00D97626">
        <w:t>provide</w:t>
      </w:r>
      <w:r w:rsidRPr="00D97626">
        <w:rPr>
          <w:spacing w:val="-3"/>
        </w:rPr>
        <w:t xml:space="preserve"> </w:t>
      </w:r>
      <w:r w:rsidRPr="00D97626">
        <w:t>evidence-based</w:t>
      </w:r>
      <w:r w:rsidRPr="00D97626">
        <w:rPr>
          <w:spacing w:val="-4"/>
        </w:rPr>
        <w:t xml:space="preserve"> </w:t>
      </w:r>
      <w:r w:rsidRPr="00D97626">
        <w:t>services,</w:t>
      </w:r>
      <w:r w:rsidRPr="00D97626">
        <w:rPr>
          <w:spacing w:val="-3"/>
        </w:rPr>
        <w:t xml:space="preserve"> </w:t>
      </w:r>
      <w:r w:rsidRPr="00D97626">
        <w:t>based</w:t>
      </w:r>
      <w:r w:rsidRPr="00D97626">
        <w:rPr>
          <w:spacing w:val="-4"/>
        </w:rPr>
        <w:t xml:space="preserve"> </w:t>
      </w:r>
      <w:r w:rsidRPr="00D97626">
        <w:t>on</w:t>
      </w:r>
      <w:r w:rsidRPr="00D97626">
        <w:rPr>
          <w:spacing w:val="-2"/>
        </w:rPr>
        <w:t xml:space="preserve"> </w:t>
      </w:r>
      <w:r w:rsidRPr="00D97626">
        <w:t>an</w:t>
      </w:r>
      <w:r w:rsidRPr="00D97626">
        <w:rPr>
          <w:spacing w:val="-2"/>
        </w:rPr>
        <w:t xml:space="preserve"> </w:t>
      </w:r>
      <w:r w:rsidRPr="00D97626">
        <w:t>initial</w:t>
      </w:r>
      <w:r w:rsidRPr="00D97626">
        <w:rPr>
          <w:spacing w:val="-3"/>
        </w:rPr>
        <w:t xml:space="preserve"> </w:t>
      </w:r>
      <w:r w:rsidRPr="00D97626">
        <w:t>risk</w:t>
      </w:r>
      <w:r w:rsidRPr="00D97626">
        <w:rPr>
          <w:spacing w:val="-4"/>
        </w:rPr>
        <w:t xml:space="preserve"> </w:t>
      </w:r>
      <w:r w:rsidRPr="00D97626">
        <w:t>and</w:t>
      </w:r>
      <w:r w:rsidRPr="00D97626">
        <w:rPr>
          <w:spacing w:val="-6"/>
        </w:rPr>
        <w:t xml:space="preserve"> </w:t>
      </w:r>
      <w:r w:rsidRPr="00D97626">
        <w:t>needs</w:t>
      </w:r>
    </w:p>
    <w:p w14:paraId="2E87D4E6" w14:textId="6D54E17B" w:rsidR="00073A28" w:rsidRDefault="00073A28" w:rsidP="00D97626">
      <w:pPr>
        <w:pStyle w:val="BodyText"/>
        <w:spacing w:before="14"/>
        <w:ind w:right="632"/>
      </w:pPr>
      <w:r>
        <w:t>assessment, and clinical data that confirms a prediabetes or diabetes diagnosis. Subsidiary</w:t>
      </w:r>
      <w:r>
        <w:rPr>
          <w:spacing w:val="-4"/>
        </w:rPr>
        <w:t xml:space="preserve"> </w:t>
      </w:r>
      <w:r>
        <w:t>clinical</w:t>
      </w:r>
      <w:r>
        <w:rPr>
          <w:spacing w:val="-5"/>
        </w:rPr>
        <w:t xml:space="preserve"> </w:t>
      </w:r>
      <w:r>
        <w:t>staff,</w:t>
      </w:r>
      <w:r>
        <w:rPr>
          <w:spacing w:val="-3"/>
        </w:rPr>
        <w:t xml:space="preserve"> </w:t>
      </w:r>
      <w:r>
        <w:t>including</w:t>
      </w:r>
      <w:r>
        <w:rPr>
          <w:spacing w:val="-4"/>
        </w:rPr>
        <w:t xml:space="preserve"> </w:t>
      </w:r>
      <w:r>
        <w:t>trained</w:t>
      </w:r>
      <w:r>
        <w:rPr>
          <w:spacing w:val="-6"/>
        </w:rPr>
        <w:t xml:space="preserve"> </w:t>
      </w:r>
      <w:r>
        <w:t>health</w:t>
      </w:r>
      <w:r>
        <w:rPr>
          <w:spacing w:val="-5"/>
        </w:rPr>
        <w:t xml:space="preserve"> </w:t>
      </w:r>
      <w:r>
        <w:t>coaches,</w:t>
      </w:r>
      <w:r>
        <w:rPr>
          <w:spacing w:val="-6"/>
        </w:rPr>
        <w:t xml:space="preserve"> </w:t>
      </w:r>
      <w:r>
        <w:t>care</w:t>
      </w:r>
      <w:r>
        <w:rPr>
          <w:spacing w:val="-3"/>
        </w:rPr>
        <w:t xml:space="preserve"> </w:t>
      </w:r>
      <w:r>
        <w:t>coordinators,</w:t>
      </w:r>
      <w:r>
        <w:rPr>
          <w:spacing w:val="-3"/>
        </w:rPr>
        <w:t xml:space="preserve"> </w:t>
      </w:r>
      <w:r>
        <w:t>social workers, lifestyle coaches, and community health workers, will collaborate with referring providers to complete initial needs assessments, using evidence-based screening tools and assessment protocols.</w:t>
      </w:r>
      <w:ins w:id="109" w:author="PD CATCH" w:date="2026-03-05T13:35:00Z" w16du:dateUtc="2026-03-05T19:35:00Z">
        <w:r w:rsidR="00D37DCC">
          <w:t xml:space="preserve"> </w:t>
        </w:r>
      </w:ins>
    </w:p>
    <w:p w14:paraId="2BFF41EA" w14:textId="77777777" w:rsidR="00073A28" w:rsidRDefault="00073A28" w:rsidP="00073A28">
      <w:pPr>
        <w:pStyle w:val="BodyText"/>
        <w:spacing w:before="9"/>
        <w:rPr>
          <w:sz w:val="17"/>
        </w:rPr>
      </w:pPr>
    </w:p>
    <w:p w14:paraId="7A9076FC" w14:textId="77777777" w:rsidR="00073A28" w:rsidRPr="00D97626" w:rsidRDefault="00073A28" w:rsidP="00D97626">
      <w:pPr>
        <w:tabs>
          <w:tab w:val="left" w:pos="1040"/>
          <w:tab w:val="left" w:pos="1041"/>
        </w:tabs>
        <w:spacing w:before="1"/>
        <w:ind w:right="353"/>
      </w:pPr>
      <w:r w:rsidRPr="00D97626">
        <w:t>UHO</w:t>
      </w:r>
      <w:r w:rsidRPr="00D97626">
        <w:rPr>
          <w:spacing w:val="-5"/>
        </w:rPr>
        <w:t xml:space="preserve"> </w:t>
      </w:r>
      <w:r w:rsidRPr="00D97626">
        <w:t>will</w:t>
      </w:r>
      <w:r w:rsidRPr="00D97626">
        <w:rPr>
          <w:spacing w:val="-2"/>
        </w:rPr>
        <w:t xml:space="preserve"> </w:t>
      </w:r>
      <w:r w:rsidRPr="00D97626">
        <w:t>collaborate</w:t>
      </w:r>
      <w:r w:rsidRPr="00D97626">
        <w:rPr>
          <w:spacing w:val="-5"/>
        </w:rPr>
        <w:t xml:space="preserve"> </w:t>
      </w:r>
      <w:r w:rsidRPr="00D97626">
        <w:t>with</w:t>
      </w:r>
      <w:r w:rsidRPr="00D97626">
        <w:rPr>
          <w:spacing w:val="-1"/>
        </w:rPr>
        <w:t xml:space="preserve"> </w:t>
      </w:r>
      <w:r w:rsidRPr="00D97626">
        <w:t>Supplier</w:t>
      </w:r>
      <w:r w:rsidRPr="00D97626">
        <w:rPr>
          <w:spacing w:val="-3"/>
        </w:rPr>
        <w:t xml:space="preserve"> </w:t>
      </w:r>
      <w:r w:rsidRPr="00D97626">
        <w:t>to</w:t>
      </w:r>
      <w:r w:rsidRPr="00D97626">
        <w:rPr>
          <w:spacing w:val="-3"/>
        </w:rPr>
        <w:t xml:space="preserve"> </w:t>
      </w:r>
      <w:r w:rsidRPr="00D97626">
        <w:t>implement</w:t>
      </w:r>
      <w:r w:rsidRPr="00D97626">
        <w:rPr>
          <w:spacing w:val="-5"/>
        </w:rPr>
        <w:t xml:space="preserve"> </w:t>
      </w:r>
      <w:r w:rsidRPr="00D97626">
        <w:t>outreach</w:t>
      </w:r>
      <w:r w:rsidRPr="00D97626">
        <w:rPr>
          <w:spacing w:val="-1"/>
        </w:rPr>
        <w:t xml:space="preserve"> </w:t>
      </w:r>
      <w:r w:rsidRPr="00D97626">
        <w:t>protocols</w:t>
      </w:r>
      <w:r w:rsidRPr="00D97626">
        <w:rPr>
          <w:spacing w:val="-5"/>
        </w:rPr>
        <w:t xml:space="preserve"> </w:t>
      </w:r>
      <w:r w:rsidRPr="00D97626">
        <w:t>and</w:t>
      </w:r>
      <w:r w:rsidRPr="00D97626">
        <w:rPr>
          <w:spacing w:val="-5"/>
        </w:rPr>
        <w:t xml:space="preserve"> </w:t>
      </w:r>
      <w:r w:rsidRPr="00D97626">
        <w:t>processes</w:t>
      </w:r>
      <w:r w:rsidRPr="00D97626">
        <w:rPr>
          <w:spacing w:val="-2"/>
        </w:rPr>
        <w:t xml:space="preserve"> </w:t>
      </w:r>
      <w:r w:rsidRPr="00D97626">
        <w:t>to maximize eligible participant referrals for services, using a centralized referral management system, when applicable.</w:t>
      </w:r>
    </w:p>
    <w:p w14:paraId="13319E9B" w14:textId="77777777" w:rsidR="00073A28" w:rsidRDefault="00073A28" w:rsidP="00073A28">
      <w:pPr>
        <w:pStyle w:val="BodyText"/>
        <w:spacing w:before="10"/>
        <w:rPr>
          <w:sz w:val="17"/>
        </w:rPr>
      </w:pPr>
    </w:p>
    <w:p w14:paraId="719E59ED" w14:textId="5780D6E3" w:rsidR="00073A28" w:rsidRPr="00D97626" w:rsidRDefault="00073A28" w:rsidP="00D97626">
      <w:pPr>
        <w:tabs>
          <w:tab w:val="left" w:pos="1040"/>
          <w:tab w:val="left" w:pos="1041"/>
        </w:tabs>
        <w:ind w:right="649"/>
      </w:pPr>
      <w:bookmarkStart w:id="110" w:name="3.3_Supplier_will_deliver_diabetes_preve"/>
      <w:bookmarkEnd w:id="110"/>
      <w:r w:rsidRPr="00D97626">
        <w:t>Supplier</w:t>
      </w:r>
      <w:r w:rsidRPr="00D97626">
        <w:rPr>
          <w:spacing w:val="-1"/>
        </w:rPr>
        <w:t xml:space="preserve"> </w:t>
      </w:r>
      <w:r w:rsidRPr="00D97626">
        <w:t xml:space="preserve">will deliver diabetes prevention program services </w:t>
      </w:r>
      <w:ins w:id="111" w:author="PD CATCH" w:date="2026-03-05T13:32:00Z" w16du:dateUtc="2026-03-05T19:32:00Z">
        <w:r w:rsidR="007A0E39">
          <w:t xml:space="preserve">through Subsidiaries </w:t>
        </w:r>
      </w:ins>
      <w:r w:rsidRPr="00D97626">
        <w:t>to eligible participants, according</w:t>
      </w:r>
      <w:r w:rsidRPr="00D97626">
        <w:rPr>
          <w:spacing w:val="-3"/>
        </w:rPr>
        <w:t xml:space="preserve"> </w:t>
      </w:r>
      <w:r w:rsidRPr="00D97626">
        <w:t>to</w:t>
      </w:r>
      <w:r w:rsidRPr="00D97626">
        <w:rPr>
          <w:spacing w:val="-3"/>
        </w:rPr>
        <w:t xml:space="preserve"> </w:t>
      </w:r>
      <w:r w:rsidRPr="00D97626">
        <w:t>an</w:t>
      </w:r>
      <w:r w:rsidRPr="00D97626">
        <w:rPr>
          <w:spacing w:val="-2"/>
        </w:rPr>
        <w:t xml:space="preserve"> </w:t>
      </w:r>
      <w:r w:rsidRPr="00D97626">
        <w:t>evidence-based</w:t>
      </w:r>
      <w:r w:rsidRPr="00D97626">
        <w:rPr>
          <w:spacing w:val="-3"/>
        </w:rPr>
        <w:t xml:space="preserve"> </w:t>
      </w:r>
      <w:r w:rsidRPr="00D97626">
        <w:t>protocol</w:t>
      </w:r>
      <w:r w:rsidRPr="00D97626">
        <w:rPr>
          <w:spacing w:val="-3"/>
        </w:rPr>
        <w:t xml:space="preserve"> </w:t>
      </w:r>
      <w:r w:rsidRPr="00D97626">
        <w:t>and</w:t>
      </w:r>
      <w:r w:rsidRPr="00D97626">
        <w:rPr>
          <w:spacing w:val="-5"/>
        </w:rPr>
        <w:t xml:space="preserve"> </w:t>
      </w:r>
      <w:r w:rsidRPr="00D97626">
        <w:t>in</w:t>
      </w:r>
      <w:r w:rsidRPr="00D97626">
        <w:rPr>
          <w:spacing w:val="-4"/>
        </w:rPr>
        <w:t xml:space="preserve"> </w:t>
      </w:r>
      <w:r w:rsidRPr="00D97626">
        <w:t>compliance</w:t>
      </w:r>
      <w:r w:rsidRPr="00D97626">
        <w:rPr>
          <w:spacing w:val="-3"/>
        </w:rPr>
        <w:t xml:space="preserve"> </w:t>
      </w:r>
      <w:r w:rsidRPr="00D97626">
        <w:t>with</w:t>
      </w:r>
      <w:r w:rsidRPr="00D97626">
        <w:rPr>
          <w:spacing w:val="-2"/>
        </w:rPr>
        <w:t xml:space="preserve"> </w:t>
      </w:r>
      <w:r w:rsidRPr="00D97626">
        <w:t>the</w:t>
      </w:r>
      <w:r w:rsidRPr="00D97626">
        <w:rPr>
          <w:spacing w:val="-5"/>
        </w:rPr>
        <w:t xml:space="preserve"> </w:t>
      </w:r>
      <w:r w:rsidRPr="00D97626">
        <w:t>CDC</w:t>
      </w:r>
      <w:r w:rsidRPr="00D97626">
        <w:rPr>
          <w:spacing w:val="-6"/>
        </w:rPr>
        <w:t xml:space="preserve"> </w:t>
      </w:r>
      <w:r w:rsidRPr="00D97626">
        <w:t>Diabetes Prevention</w:t>
      </w:r>
      <w:r w:rsidRPr="00D97626">
        <w:rPr>
          <w:spacing w:val="-4"/>
        </w:rPr>
        <w:t xml:space="preserve"> </w:t>
      </w:r>
      <w:r w:rsidRPr="00D97626">
        <w:t>Recognition</w:t>
      </w:r>
      <w:r w:rsidRPr="00D97626">
        <w:rPr>
          <w:spacing w:val="-4"/>
        </w:rPr>
        <w:t xml:space="preserve"> </w:t>
      </w:r>
      <w:r w:rsidRPr="00D97626">
        <w:t>Program</w:t>
      </w:r>
      <w:r w:rsidRPr="00D97626">
        <w:rPr>
          <w:spacing w:val="-3"/>
        </w:rPr>
        <w:t xml:space="preserve"> </w:t>
      </w:r>
      <w:r w:rsidRPr="00D97626">
        <w:t>(DPRP) process.</w:t>
      </w:r>
      <w:r w:rsidRPr="00D97626">
        <w:rPr>
          <w:spacing w:val="40"/>
        </w:rPr>
        <w:t xml:space="preserve"> </w:t>
      </w:r>
      <w:r w:rsidRPr="00D97626">
        <w:t>Supplier</w:t>
      </w:r>
      <w:r w:rsidRPr="00D97626">
        <w:rPr>
          <w:spacing w:val="-6"/>
        </w:rPr>
        <w:t xml:space="preserve"> </w:t>
      </w:r>
      <w:r w:rsidRPr="00D97626">
        <w:t>will</w:t>
      </w:r>
      <w:r w:rsidRPr="00D97626">
        <w:rPr>
          <w:spacing w:val="-2"/>
        </w:rPr>
        <w:t xml:space="preserve"> </w:t>
      </w:r>
      <w:r w:rsidRPr="00D97626">
        <w:t>capture</w:t>
      </w:r>
      <w:r w:rsidRPr="00D97626">
        <w:rPr>
          <w:spacing w:val="-2"/>
        </w:rPr>
        <w:t xml:space="preserve"> </w:t>
      </w:r>
      <w:r w:rsidRPr="00D97626">
        <w:t>participant data and ensure that program goals and expectations are met to the highest extent possible and in accordance with the CDC DPRP requirements.</w:t>
      </w:r>
    </w:p>
    <w:p w14:paraId="62ECCD16" w14:textId="77777777" w:rsidR="00073A28" w:rsidRDefault="00073A28" w:rsidP="00073A28">
      <w:pPr>
        <w:pStyle w:val="BodyText"/>
        <w:spacing w:before="10"/>
        <w:rPr>
          <w:sz w:val="17"/>
        </w:rPr>
      </w:pPr>
    </w:p>
    <w:p w14:paraId="3184A5BA" w14:textId="2E35F8C3" w:rsidR="00073A28" w:rsidRPr="00D97626" w:rsidRDefault="00073A28" w:rsidP="00D97626">
      <w:pPr>
        <w:tabs>
          <w:tab w:val="left" w:pos="1040"/>
          <w:tab w:val="left" w:pos="1041"/>
        </w:tabs>
        <w:ind w:right="768"/>
      </w:pPr>
      <w:bookmarkStart w:id="112" w:name="3.4_Supplier_will_ensure_timely_and_accu"/>
      <w:bookmarkEnd w:id="112"/>
      <w:r w:rsidRPr="00D97626">
        <w:t xml:space="preserve">Supplier </w:t>
      </w:r>
      <w:ins w:id="113" w:author="PD CATCH" w:date="2026-03-17T15:43:00Z" w16du:dateUtc="2026-03-17T20:43:00Z">
        <w:r w:rsidR="005736CB">
          <w:t xml:space="preserve">Subsidiaries </w:t>
        </w:r>
      </w:ins>
      <w:r w:rsidRPr="00D97626">
        <w:t>will ensure timely and accurate capture of required health insurance information</w:t>
      </w:r>
      <w:r w:rsidRPr="00D97626">
        <w:rPr>
          <w:spacing w:val="-4"/>
        </w:rPr>
        <w:t xml:space="preserve"> </w:t>
      </w:r>
      <w:r w:rsidRPr="00D97626">
        <w:t>for</w:t>
      </w:r>
      <w:r w:rsidRPr="00D97626">
        <w:rPr>
          <w:spacing w:val="-4"/>
        </w:rPr>
        <w:t xml:space="preserve"> </w:t>
      </w:r>
      <w:r w:rsidRPr="00D97626">
        <w:t>each</w:t>
      </w:r>
      <w:r w:rsidRPr="00D97626">
        <w:rPr>
          <w:spacing w:val="-2"/>
        </w:rPr>
        <w:t xml:space="preserve"> </w:t>
      </w:r>
      <w:r w:rsidRPr="00D97626">
        <w:t>eligible</w:t>
      </w:r>
      <w:r w:rsidRPr="00D97626">
        <w:rPr>
          <w:spacing w:val="-3"/>
        </w:rPr>
        <w:t xml:space="preserve"> </w:t>
      </w:r>
      <w:r w:rsidRPr="00D97626">
        <w:t>participant,</w:t>
      </w:r>
      <w:r w:rsidRPr="00D97626">
        <w:rPr>
          <w:spacing w:val="-3"/>
        </w:rPr>
        <w:t xml:space="preserve"> </w:t>
      </w:r>
      <w:r w:rsidRPr="00D97626">
        <w:t>to</w:t>
      </w:r>
      <w:r w:rsidRPr="00D97626">
        <w:rPr>
          <w:spacing w:val="-4"/>
        </w:rPr>
        <w:t xml:space="preserve"> </w:t>
      </w:r>
      <w:r w:rsidRPr="00D97626">
        <w:t>ensure</w:t>
      </w:r>
      <w:r w:rsidRPr="00D97626">
        <w:rPr>
          <w:spacing w:val="-3"/>
        </w:rPr>
        <w:t xml:space="preserve"> </w:t>
      </w:r>
      <w:r w:rsidRPr="00D97626">
        <w:t>that</w:t>
      </w:r>
      <w:r w:rsidRPr="00D97626">
        <w:rPr>
          <w:spacing w:val="-3"/>
        </w:rPr>
        <w:t xml:space="preserve"> </w:t>
      </w:r>
      <w:r w:rsidRPr="00D97626">
        <w:t>the</w:t>
      </w:r>
      <w:r w:rsidRPr="00D97626">
        <w:rPr>
          <w:spacing w:val="-5"/>
        </w:rPr>
        <w:t xml:space="preserve"> </w:t>
      </w:r>
      <w:r w:rsidRPr="00D97626">
        <w:t>UHO</w:t>
      </w:r>
      <w:r w:rsidRPr="00D97626">
        <w:rPr>
          <w:spacing w:val="-4"/>
        </w:rPr>
        <w:t xml:space="preserve"> </w:t>
      </w:r>
      <w:r w:rsidRPr="00D97626">
        <w:t>has</w:t>
      </w:r>
      <w:r w:rsidRPr="00D97626">
        <w:rPr>
          <w:spacing w:val="-3"/>
        </w:rPr>
        <w:t xml:space="preserve"> </w:t>
      </w:r>
      <w:r w:rsidRPr="00D97626">
        <w:t>all</w:t>
      </w:r>
      <w:r w:rsidRPr="00D97626">
        <w:rPr>
          <w:spacing w:val="-4"/>
        </w:rPr>
        <w:t xml:space="preserve"> </w:t>
      </w:r>
      <w:r w:rsidRPr="00D97626">
        <w:t>necessary information to initiate claims for health insurance reimbursement for services.</w:t>
      </w:r>
    </w:p>
    <w:p w14:paraId="48D69727" w14:textId="77777777" w:rsidR="00073A28" w:rsidRDefault="00073A28" w:rsidP="00073A28">
      <w:pPr>
        <w:pStyle w:val="BodyText"/>
        <w:spacing w:before="11"/>
        <w:rPr>
          <w:sz w:val="17"/>
        </w:rPr>
      </w:pPr>
    </w:p>
    <w:p w14:paraId="6B71910D" w14:textId="77777777" w:rsidR="00073A28" w:rsidRPr="00D97626" w:rsidRDefault="00073A28" w:rsidP="00D97626">
      <w:pPr>
        <w:tabs>
          <w:tab w:val="left" w:pos="1040"/>
          <w:tab w:val="left" w:pos="1041"/>
        </w:tabs>
        <w:ind w:right="331"/>
        <w:jc w:val="both"/>
      </w:pPr>
      <w:bookmarkStart w:id="114" w:name="3.5_UHO_will_provide_Supplier_staff_acce"/>
      <w:bookmarkEnd w:id="114"/>
      <w:r w:rsidRPr="00D97626">
        <w:t>UHO</w:t>
      </w:r>
      <w:r w:rsidRPr="00D97626">
        <w:rPr>
          <w:spacing w:val="-7"/>
        </w:rPr>
        <w:t xml:space="preserve"> </w:t>
      </w:r>
      <w:r w:rsidRPr="00D97626">
        <w:t>will</w:t>
      </w:r>
      <w:r w:rsidRPr="00D97626">
        <w:rPr>
          <w:spacing w:val="-3"/>
        </w:rPr>
        <w:t xml:space="preserve"> </w:t>
      </w:r>
      <w:r w:rsidRPr="00D97626">
        <w:t>provide</w:t>
      </w:r>
      <w:r w:rsidRPr="00D97626">
        <w:rPr>
          <w:spacing w:val="-3"/>
        </w:rPr>
        <w:t xml:space="preserve"> </w:t>
      </w:r>
      <w:r w:rsidRPr="00D97626">
        <w:t>Supplier</w:t>
      </w:r>
      <w:r w:rsidRPr="00D97626">
        <w:rPr>
          <w:spacing w:val="-4"/>
        </w:rPr>
        <w:t xml:space="preserve"> </w:t>
      </w:r>
      <w:r w:rsidRPr="00D97626">
        <w:t>staff</w:t>
      </w:r>
      <w:r w:rsidRPr="00D97626">
        <w:rPr>
          <w:spacing w:val="-2"/>
        </w:rPr>
        <w:t xml:space="preserve"> </w:t>
      </w:r>
      <w:r w:rsidRPr="00D97626">
        <w:t>access</w:t>
      </w:r>
      <w:r w:rsidRPr="00D97626">
        <w:rPr>
          <w:spacing w:val="-3"/>
        </w:rPr>
        <w:t xml:space="preserve"> </w:t>
      </w:r>
      <w:r w:rsidRPr="00D97626">
        <w:t>to</w:t>
      </w:r>
      <w:r w:rsidRPr="00D97626">
        <w:rPr>
          <w:spacing w:val="-4"/>
        </w:rPr>
        <w:t xml:space="preserve"> </w:t>
      </w:r>
      <w:r w:rsidRPr="00D97626">
        <w:t>its</w:t>
      </w:r>
      <w:r w:rsidRPr="00D97626">
        <w:rPr>
          <w:spacing w:val="-3"/>
        </w:rPr>
        <w:t xml:space="preserve"> </w:t>
      </w:r>
      <w:r w:rsidRPr="00D97626">
        <w:t>information</w:t>
      </w:r>
      <w:r w:rsidRPr="00D97626">
        <w:rPr>
          <w:spacing w:val="-2"/>
        </w:rPr>
        <w:t xml:space="preserve"> </w:t>
      </w:r>
      <w:r w:rsidRPr="00D97626">
        <w:t>technology</w:t>
      </w:r>
      <w:r w:rsidRPr="00D97626">
        <w:rPr>
          <w:spacing w:val="-6"/>
        </w:rPr>
        <w:t xml:space="preserve"> </w:t>
      </w:r>
      <w:r w:rsidRPr="00D97626">
        <w:t>systems,</w:t>
      </w:r>
      <w:r w:rsidRPr="00D97626">
        <w:rPr>
          <w:spacing w:val="-3"/>
        </w:rPr>
        <w:t xml:space="preserve"> </w:t>
      </w:r>
      <w:r w:rsidRPr="00D97626">
        <w:t>medical records,</w:t>
      </w:r>
      <w:r w:rsidRPr="00D97626">
        <w:rPr>
          <w:spacing w:val="-1"/>
        </w:rPr>
        <w:t xml:space="preserve"> </w:t>
      </w:r>
      <w:r w:rsidRPr="00D97626">
        <w:t>or</w:t>
      </w:r>
      <w:r w:rsidRPr="00D97626">
        <w:rPr>
          <w:spacing w:val="-2"/>
        </w:rPr>
        <w:t xml:space="preserve"> </w:t>
      </w:r>
      <w:r w:rsidRPr="00D97626">
        <w:t>patient</w:t>
      </w:r>
      <w:r w:rsidRPr="00D97626">
        <w:rPr>
          <w:spacing w:val="-1"/>
        </w:rPr>
        <w:t xml:space="preserve"> </w:t>
      </w:r>
      <w:r w:rsidRPr="00D97626">
        <w:t>registries,</w:t>
      </w:r>
      <w:r w:rsidRPr="00D97626">
        <w:rPr>
          <w:spacing w:val="-1"/>
        </w:rPr>
        <w:t xml:space="preserve"> </w:t>
      </w:r>
      <w:r w:rsidRPr="00D97626">
        <w:t>as</w:t>
      </w:r>
      <w:r w:rsidRPr="00D97626">
        <w:rPr>
          <w:spacing w:val="-4"/>
        </w:rPr>
        <w:t xml:space="preserve"> </w:t>
      </w:r>
      <w:r w:rsidRPr="00D97626">
        <w:t>needed,</w:t>
      </w:r>
      <w:r w:rsidRPr="00D97626">
        <w:rPr>
          <w:spacing w:val="-1"/>
        </w:rPr>
        <w:t xml:space="preserve"> </w:t>
      </w:r>
      <w:r w:rsidRPr="00D97626">
        <w:t>to</w:t>
      </w:r>
      <w:r w:rsidRPr="00D97626">
        <w:rPr>
          <w:spacing w:val="-2"/>
        </w:rPr>
        <w:t xml:space="preserve"> </w:t>
      </w:r>
      <w:r w:rsidRPr="00D97626">
        <w:t>document</w:t>
      </w:r>
      <w:r w:rsidRPr="00D97626">
        <w:rPr>
          <w:spacing w:val="-1"/>
        </w:rPr>
        <w:t xml:space="preserve"> </w:t>
      </w:r>
      <w:r w:rsidRPr="00D97626">
        <w:t>and</w:t>
      </w:r>
      <w:r w:rsidRPr="00D97626">
        <w:rPr>
          <w:spacing w:val="-2"/>
        </w:rPr>
        <w:t xml:space="preserve"> </w:t>
      </w:r>
      <w:r w:rsidRPr="00D97626">
        <w:t>bill</w:t>
      </w:r>
      <w:r w:rsidRPr="00D97626">
        <w:rPr>
          <w:spacing w:val="-3"/>
        </w:rPr>
        <w:t xml:space="preserve"> </w:t>
      </w:r>
      <w:r w:rsidRPr="00D97626">
        <w:t>for</w:t>
      </w:r>
      <w:r w:rsidRPr="00D97626">
        <w:rPr>
          <w:spacing w:val="-2"/>
        </w:rPr>
        <w:t xml:space="preserve"> </w:t>
      </w:r>
      <w:r w:rsidRPr="00D97626">
        <w:t>services</w:t>
      </w:r>
      <w:r w:rsidRPr="00D97626">
        <w:rPr>
          <w:spacing w:val="-4"/>
        </w:rPr>
        <w:t xml:space="preserve"> </w:t>
      </w:r>
      <w:r w:rsidRPr="00D97626">
        <w:t>provided</w:t>
      </w:r>
      <w:r w:rsidRPr="00D97626">
        <w:rPr>
          <w:spacing w:val="-2"/>
        </w:rPr>
        <w:t xml:space="preserve"> </w:t>
      </w:r>
      <w:r w:rsidRPr="00D97626">
        <w:t>by Supplier clinical staff.</w:t>
      </w:r>
    </w:p>
    <w:p w14:paraId="7ED69069" w14:textId="77777777" w:rsidR="00073A28" w:rsidRDefault="00073A28" w:rsidP="00073A28">
      <w:pPr>
        <w:pStyle w:val="BodyText"/>
        <w:spacing w:before="10"/>
        <w:rPr>
          <w:sz w:val="17"/>
        </w:rPr>
      </w:pPr>
    </w:p>
    <w:p w14:paraId="05EEF606" w14:textId="6DEB0AF4" w:rsidR="00C160FC" w:rsidRPr="00D97626" w:rsidRDefault="00073A28" w:rsidP="00D97626">
      <w:pPr>
        <w:tabs>
          <w:tab w:val="left" w:pos="1040"/>
          <w:tab w:val="left" w:pos="1041"/>
        </w:tabs>
        <w:spacing w:before="1"/>
        <w:ind w:right="919"/>
        <w:rPr>
          <w:b/>
          <w:bCs/>
          <w:u w:val="single"/>
        </w:rPr>
      </w:pPr>
      <w:bookmarkStart w:id="115" w:name="3.6_Supplier_will_provide_UHO_staff_acce"/>
      <w:bookmarkEnd w:id="115"/>
      <w:r w:rsidRPr="00D97626">
        <w:t>Supplier</w:t>
      </w:r>
      <w:r w:rsidRPr="00D97626">
        <w:rPr>
          <w:spacing w:val="-7"/>
        </w:rPr>
        <w:t xml:space="preserve"> </w:t>
      </w:r>
      <w:r w:rsidRPr="00D97626">
        <w:t>will</w:t>
      </w:r>
      <w:r w:rsidRPr="00D97626">
        <w:rPr>
          <w:spacing w:val="-3"/>
        </w:rPr>
        <w:t xml:space="preserve"> </w:t>
      </w:r>
      <w:r w:rsidRPr="00D97626">
        <w:t>provide</w:t>
      </w:r>
      <w:r w:rsidRPr="00D97626">
        <w:rPr>
          <w:spacing w:val="-6"/>
        </w:rPr>
        <w:t xml:space="preserve"> </w:t>
      </w:r>
      <w:r w:rsidRPr="00D97626">
        <w:t>UHO</w:t>
      </w:r>
      <w:r w:rsidRPr="00D97626">
        <w:rPr>
          <w:spacing w:val="-4"/>
        </w:rPr>
        <w:t xml:space="preserve"> </w:t>
      </w:r>
      <w:proofErr w:type="gramStart"/>
      <w:r w:rsidRPr="00D97626">
        <w:t>staff</w:t>
      </w:r>
      <w:proofErr w:type="gramEnd"/>
      <w:r w:rsidRPr="00D97626">
        <w:rPr>
          <w:spacing w:val="-2"/>
        </w:rPr>
        <w:t xml:space="preserve"> </w:t>
      </w:r>
      <w:r w:rsidRPr="00D97626">
        <w:t>access</w:t>
      </w:r>
      <w:r w:rsidRPr="00D97626">
        <w:rPr>
          <w:spacing w:val="-6"/>
        </w:rPr>
        <w:t xml:space="preserve"> </w:t>
      </w:r>
      <w:r w:rsidRPr="00D97626">
        <w:t>to</w:t>
      </w:r>
      <w:r w:rsidRPr="00D97626">
        <w:rPr>
          <w:spacing w:val="-4"/>
        </w:rPr>
        <w:t xml:space="preserve"> </w:t>
      </w:r>
      <w:r w:rsidRPr="00D97626">
        <w:t>the</w:t>
      </w:r>
      <w:r w:rsidRPr="00D97626">
        <w:rPr>
          <w:spacing w:val="-3"/>
        </w:rPr>
        <w:t xml:space="preserve"> </w:t>
      </w:r>
      <w:r w:rsidRPr="00D97626">
        <w:t>Supplier’s</w:t>
      </w:r>
      <w:r w:rsidRPr="00D97626">
        <w:rPr>
          <w:spacing w:val="-3"/>
        </w:rPr>
        <w:t xml:space="preserve"> </w:t>
      </w:r>
      <w:r w:rsidRPr="00D97626">
        <w:t>information</w:t>
      </w:r>
      <w:r w:rsidRPr="00D97626">
        <w:rPr>
          <w:spacing w:val="-5"/>
        </w:rPr>
        <w:t xml:space="preserve"> </w:t>
      </w:r>
      <w:r w:rsidRPr="00D97626">
        <w:t>technology systems, as needed, to coordinate activities between UHO and Supplier.</w:t>
      </w:r>
    </w:p>
    <w:p w14:paraId="5048E782" w14:textId="77777777" w:rsidR="00C160FC" w:rsidRDefault="00C160FC">
      <w:pPr>
        <w:rPr>
          <w:rFonts w:ascii="Times New Roman" w:eastAsia="Times New Roman" w:hAnsi="Times New Roman" w:cs="Times New Roman"/>
          <w:b/>
          <w:bCs/>
          <w:sz w:val="24"/>
          <w:szCs w:val="24"/>
        </w:rPr>
      </w:pPr>
      <w:r>
        <w:br w:type="page"/>
      </w:r>
    </w:p>
    <w:p w14:paraId="567EA715" w14:textId="4E56F38E" w:rsidR="00C160FC" w:rsidRPr="00C160FC" w:rsidRDefault="00C160FC">
      <w:pPr>
        <w:pStyle w:val="Heading1"/>
        <w:spacing w:before="214"/>
        <w:ind w:left="1947" w:right="2066" w:firstLine="0"/>
        <w:jc w:val="center"/>
        <w:rPr>
          <w:u w:val="single"/>
        </w:rPr>
      </w:pPr>
      <w:r w:rsidRPr="00C160FC">
        <w:rPr>
          <w:u w:val="single"/>
        </w:rPr>
        <w:lastRenderedPageBreak/>
        <w:t>EXHIBIT B</w:t>
      </w:r>
    </w:p>
    <w:p w14:paraId="54A12276" w14:textId="3204945A" w:rsidR="00C160FC" w:rsidRDefault="00C160FC">
      <w:pPr>
        <w:pStyle w:val="Heading1"/>
        <w:spacing w:before="214"/>
        <w:ind w:left="1947" w:right="2066" w:firstLine="0"/>
        <w:jc w:val="center"/>
        <w:rPr>
          <w:b w:val="0"/>
          <w:bCs w:val="0"/>
          <w:i/>
          <w:iCs/>
        </w:rPr>
      </w:pPr>
      <w:r w:rsidRPr="00C160FC">
        <w:rPr>
          <w:b w:val="0"/>
          <w:bCs w:val="0"/>
          <w:i/>
          <w:iCs/>
        </w:rPr>
        <w:t>COMPENSATION</w:t>
      </w:r>
    </w:p>
    <w:p w14:paraId="5B6B416C" w14:textId="77777777" w:rsidR="00073A28" w:rsidRDefault="00073A28" w:rsidP="00073A28">
      <w:pPr>
        <w:pStyle w:val="Heading1"/>
        <w:spacing w:before="214"/>
        <w:ind w:left="1947" w:right="2066" w:firstLine="0"/>
        <w:jc w:val="both"/>
        <w:rPr>
          <w:b w:val="0"/>
          <w:bCs w:val="0"/>
          <w:i/>
          <w:iCs/>
        </w:rPr>
      </w:pPr>
    </w:p>
    <w:p w14:paraId="3CB9B9C8" w14:textId="77777777" w:rsidR="00073A28" w:rsidRDefault="00073A28" w:rsidP="00D97626">
      <w:pPr>
        <w:pStyle w:val="Heading2"/>
        <w:tabs>
          <w:tab w:val="left" w:pos="572"/>
          <w:tab w:val="left" w:pos="573"/>
        </w:tabs>
      </w:pPr>
      <w:r>
        <w:rPr>
          <w:noProof/>
        </w:rPr>
        <mc:AlternateContent>
          <mc:Choice Requires="wps">
            <w:drawing>
              <wp:anchor distT="0" distB="0" distL="0" distR="0" simplePos="0" relativeHeight="487619584" behindDoc="1" locked="0" layoutInCell="1" allowOverlap="1" wp14:anchorId="7C6EBE96" wp14:editId="3F9272E8">
                <wp:simplePos x="0" y="0"/>
                <wp:positionH relativeFrom="page">
                  <wp:posOffset>895985</wp:posOffset>
                </wp:positionH>
                <wp:positionV relativeFrom="paragraph">
                  <wp:posOffset>200025</wp:posOffset>
                </wp:positionV>
                <wp:extent cx="5980430" cy="6350"/>
                <wp:effectExtent l="0" t="0" r="0" b="0"/>
                <wp:wrapTopAndBottom/>
                <wp:docPr id="1534740330"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5AF5C" id="docshape35" o:spid="_x0000_s1026" style="position:absolute;margin-left:70.55pt;margin-top:15.75pt;width:470.9pt;height:.5pt;z-index:-15696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" fillcolor="black" stroked="f">
                <w10:wrap type="topAndBottom" anchorx="page"/>
              </v:rect>
            </w:pict>
          </mc:Fallback>
        </mc:AlternateContent>
      </w:r>
      <w:r>
        <w:t>ALLOCATION</w:t>
      </w:r>
      <w:r>
        <w:rPr>
          <w:spacing w:val="-6"/>
        </w:rPr>
        <w:t xml:space="preserve"> </w:t>
      </w:r>
      <w:r>
        <w:t>OF</w:t>
      </w:r>
      <w:r>
        <w:rPr>
          <w:spacing w:val="-5"/>
        </w:rPr>
        <w:t xml:space="preserve"> </w:t>
      </w:r>
      <w:r>
        <w:t>COSTS,</w:t>
      </w:r>
      <w:r>
        <w:rPr>
          <w:spacing w:val="-3"/>
        </w:rPr>
        <w:t xml:space="preserve"> </w:t>
      </w:r>
      <w:r>
        <w:t>REVENUES</w:t>
      </w:r>
      <w:r>
        <w:rPr>
          <w:spacing w:val="-7"/>
        </w:rPr>
        <w:t xml:space="preserve"> </w:t>
      </w:r>
      <w:r>
        <w:t>AND</w:t>
      </w:r>
      <w:r>
        <w:rPr>
          <w:spacing w:val="-4"/>
        </w:rPr>
        <w:t xml:space="preserve"> FEES</w:t>
      </w:r>
    </w:p>
    <w:p w14:paraId="3C18F690" w14:textId="77777777" w:rsidR="00073A28" w:rsidRDefault="00073A28" w:rsidP="00073A28">
      <w:pPr>
        <w:pStyle w:val="BodyText"/>
        <w:spacing w:before="11"/>
        <w:rPr>
          <w:b/>
          <w:sz w:val="15"/>
        </w:rPr>
      </w:pPr>
    </w:p>
    <w:p w14:paraId="24B7C20A" w14:textId="77777777" w:rsidR="00073A28" w:rsidRPr="00D97626" w:rsidRDefault="00073A28" w:rsidP="00D97626">
      <w:pPr>
        <w:tabs>
          <w:tab w:val="left" w:pos="1039"/>
          <w:tab w:val="left" w:pos="1040"/>
        </w:tabs>
        <w:spacing w:before="31"/>
        <w:ind w:right="667"/>
      </w:pPr>
      <w:r w:rsidRPr="00D97626">
        <w:t>Each Party will carry costs of their employees, contractors and other resources allocated</w:t>
      </w:r>
      <w:r w:rsidRPr="00D97626">
        <w:rPr>
          <w:spacing w:val="-5"/>
        </w:rPr>
        <w:t xml:space="preserve"> </w:t>
      </w:r>
      <w:r w:rsidRPr="00D97626">
        <w:t>to</w:t>
      </w:r>
      <w:r w:rsidRPr="00D97626">
        <w:rPr>
          <w:spacing w:val="-3"/>
        </w:rPr>
        <w:t xml:space="preserve"> </w:t>
      </w:r>
      <w:r w:rsidRPr="00D97626">
        <w:t>this</w:t>
      </w:r>
      <w:r w:rsidRPr="00D97626">
        <w:rPr>
          <w:spacing w:val="-4"/>
        </w:rPr>
        <w:t xml:space="preserve"> </w:t>
      </w:r>
      <w:r w:rsidRPr="00D97626">
        <w:t>Umbrella</w:t>
      </w:r>
      <w:r w:rsidRPr="00D97626">
        <w:rPr>
          <w:spacing w:val="-2"/>
        </w:rPr>
        <w:t xml:space="preserve"> </w:t>
      </w:r>
      <w:r w:rsidRPr="00D97626">
        <w:t>Hub</w:t>
      </w:r>
      <w:r w:rsidRPr="00D97626">
        <w:rPr>
          <w:spacing w:val="-4"/>
        </w:rPr>
        <w:t xml:space="preserve"> </w:t>
      </w:r>
      <w:r w:rsidRPr="00D97626">
        <w:t>Arrangement</w:t>
      </w:r>
      <w:r w:rsidRPr="00D97626">
        <w:rPr>
          <w:spacing w:val="-5"/>
        </w:rPr>
        <w:t xml:space="preserve"> </w:t>
      </w:r>
      <w:r w:rsidRPr="00D97626">
        <w:t>(UHA),</w:t>
      </w:r>
      <w:r w:rsidRPr="00D97626">
        <w:rPr>
          <w:spacing w:val="-5"/>
        </w:rPr>
        <w:t xml:space="preserve"> </w:t>
      </w:r>
      <w:r w:rsidRPr="00D97626">
        <w:t>unless</w:t>
      </w:r>
      <w:r w:rsidRPr="00D97626">
        <w:rPr>
          <w:spacing w:val="-2"/>
        </w:rPr>
        <w:t xml:space="preserve"> </w:t>
      </w:r>
      <w:r w:rsidRPr="00D97626">
        <w:t>otherwise</w:t>
      </w:r>
      <w:r w:rsidRPr="00D97626">
        <w:rPr>
          <w:spacing w:val="-2"/>
        </w:rPr>
        <w:t xml:space="preserve"> </w:t>
      </w:r>
      <w:r w:rsidRPr="00D97626">
        <w:t>agreed</w:t>
      </w:r>
      <w:r w:rsidRPr="00D97626">
        <w:rPr>
          <w:spacing w:val="-3"/>
        </w:rPr>
        <w:t xml:space="preserve"> </w:t>
      </w:r>
      <w:r w:rsidRPr="00D97626">
        <w:t>to</w:t>
      </w:r>
      <w:r w:rsidRPr="00D97626">
        <w:rPr>
          <w:spacing w:val="-3"/>
        </w:rPr>
        <w:t xml:space="preserve"> </w:t>
      </w:r>
      <w:r w:rsidRPr="00D97626">
        <w:t xml:space="preserve">in </w:t>
      </w:r>
      <w:r w:rsidRPr="00D97626">
        <w:rPr>
          <w:spacing w:val="-2"/>
        </w:rPr>
        <w:t>writing.</w:t>
      </w:r>
    </w:p>
    <w:p w14:paraId="389BB74D" w14:textId="77777777" w:rsidR="00073A28" w:rsidRDefault="00073A28" w:rsidP="00073A28">
      <w:pPr>
        <w:pStyle w:val="BodyText"/>
        <w:spacing w:before="10"/>
        <w:rPr>
          <w:sz w:val="17"/>
        </w:rPr>
      </w:pPr>
    </w:p>
    <w:p w14:paraId="48D3CB41" w14:textId="1A717558" w:rsidR="00073A28" w:rsidRPr="00D97626" w:rsidRDefault="00073A28" w:rsidP="00D97626">
      <w:pPr>
        <w:tabs>
          <w:tab w:val="left" w:pos="1039"/>
          <w:tab w:val="left" w:pos="1040"/>
        </w:tabs>
        <w:ind w:right="543"/>
      </w:pPr>
      <w:r w:rsidRPr="00D97626">
        <w:t xml:space="preserve">Services </w:t>
      </w:r>
      <w:ins w:id="116" w:author="Patel, Kinal M." w:date="2026-03-13T19:24:00Z" w16du:dateUtc="2026-03-14T00:24:00Z">
        <w:r w:rsidR="006979A5">
          <w:t>provided by Subsidiary clin</w:t>
        </w:r>
        <w:r w:rsidR="0098245F">
          <w:t xml:space="preserve">ical staff </w:t>
        </w:r>
      </w:ins>
      <w:r w:rsidRPr="00D97626">
        <w:t>billable to Medicare, Medicaid, commercial insurance, and MCOs will be billed</w:t>
      </w:r>
      <w:r w:rsidRPr="00D97626">
        <w:rPr>
          <w:spacing w:val="-5"/>
        </w:rPr>
        <w:t xml:space="preserve"> </w:t>
      </w:r>
      <w:r w:rsidRPr="00D97626">
        <w:t>through</w:t>
      </w:r>
      <w:r w:rsidRPr="00D97626">
        <w:rPr>
          <w:spacing w:val="-4"/>
        </w:rPr>
        <w:t xml:space="preserve"> </w:t>
      </w:r>
      <w:r w:rsidRPr="00D97626">
        <w:t>UHO</w:t>
      </w:r>
      <w:r w:rsidRPr="00D97626">
        <w:rPr>
          <w:spacing w:val="-3"/>
        </w:rPr>
        <w:t xml:space="preserve"> </w:t>
      </w:r>
      <w:r w:rsidRPr="00D97626">
        <w:t>revenue</w:t>
      </w:r>
      <w:r w:rsidRPr="00D97626">
        <w:rPr>
          <w:spacing w:val="-3"/>
        </w:rPr>
        <w:t xml:space="preserve"> </w:t>
      </w:r>
      <w:r w:rsidRPr="00D97626">
        <w:t>cycle</w:t>
      </w:r>
      <w:r w:rsidRPr="00D97626">
        <w:rPr>
          <w:spacing w:val="-3"/>
        </w:rPr>
        <w:t xml:space="preserve"> </w:t>
      </w:r>
      <w:r w:rsidRPr="00D97626">
        <w:t>management</w:t>
      </w:r>
      <w:r w:rsidRPr="00D97626">
        <w:rPr>
          <w:spacing w:val="-5"/>
        </w:rPr>
        <w:t xml:space="preserve"> </w:t>
      </w:r>
      <w:r w:rsidRPr="00D97626">
        <w:t>system,</w:t>
      </w:r>
      <w:r w:rsidRPr="00D97626">
        <w:rPr>
          <w:spacing w:val="-2"/>
        </w:rPr>
        <w:t xml:space="preserve"> </w:t>
      </w:r>
      <w:r w:rsidRPr="00D97626">
        <w:t>and</w:t>
      </w:r>
      <w:r w:rsidRPr="00D97626">
        <w:rPr>
          <w:spacing w:val="-3"/>
        </w:rPr>
        <w:t xml:space="preserve"> </w:t>
      </w:r>
      <w:r w:rsidRPr="00D97626">
        <w:t>the</w:t>
      </w:r>
      <w:r w:rsidRPr="00D97626">
        <w:rPr>
          <w:spacing w:val="-5"/>
        </w:rPr>
        <w:t xml:space="preserve"> </w:t>
      </w:r>
      <w:r w:rsidRPr="00D97626">
        <w:t>UHO</w:t>
      </w:r>
      <w:r w:rsidRPr="00D97626">
        <w:rPr>
          <w:spacing w:val="-3"/>
        </w:rPr>
        <w:t xml:space="preserve"> </w:t>
      </w:r>
      <w:r w:rsidRPr="00D97626">
        <w:t>shall</w:t>
      </w:r>
      <w:r w:rsidRPr="00D97626">
        <w:rPr>
          <w:spacing w:val="-2"/>
        </w:rPr>
        <w:t xml:space="preserve"> </w:t>
      </w:r>
      <w:r w:rsidRPr="00D97626">
        <w:t>initially receive all revenues from billed services (“Services Revenue”).</w:t>
      </w:r>
    </w:p>
    <w:p w14:paraId="002964FE" w14:textId="77777777" w:rsidR="00073A28" w:rsidRDefault="00073A28" w:rsidP="00073A28">
      <w:pPr>
        <w:pStyle w:val="BodyText"/>
        <w:spacing w:before="11"/>
        <w:rPr>
          <w:sz w:val="17"/>
        </w:rPr>
      </w:pPr>
    </w:p>
    <w:p w14:paraId="4F1418B9" w14:textId="77777777" w:rsidR="00073A28" w:rsidRPr="00D97626" w:rsidRDefault="00073A28" w:rsidP="00D97626">
      <w:pPr>
        <w:tabs>
          <w:tab w:val="left" w:pos="1039"/>
          <w:tab w:val="left" w:pos="1040"/>
        </w:tabs>
        <w:ind w:right="406"/>
      </w:pPr>
      <w:bookmarkStart w:id="117" w:name="4.3_UHO_will_retain_all_Services_Revenue"/>
      <w:bookmarkEnd w:id="117"/>
      <w:r w:rsidRPr="00D97626">
        <w:t>UHO</w:t>
      </w:r>
      <w:r w:rsidRPr="00D97626">
        <w:rPr>
          <w:spacing w:val="-6"/>
        </w:rPr>
        <w:t xml:space="preserve"> </w:t>
      </w:r>
      <w:r w:rsidRPr="00D97626">
        <w:t>will</w:t>
      </w:r>
      <w:r w:rsidRPr="00D97626">
        <w:rPr>
          <w:spacing w:val="-2"/>
        </w:rPr>
        <w:t xml:space="preserve"> </w:t>
      </w:r>
      <w:r w:rsidRPr="00D97626">
        <w:t>retain</w:t>
      </w:r>
      <w:r w:rsidRPr="00D97626">
        <w:rPr>
          <w:spacing w:val="-1"/>
        </w:rPr>
        <w:t xml:space="preserve"> </w:t>
      </w:r>
      <w:r w:rsidRPr="00D97626">
        <w:t>all</w:t>
      </w:r>
      <w:r w:rsidRPr="00D97626">
        <w:rPr>
          <w:spacing w:val="-2"/>
        </w:rPr>
        <w:t xml:space="preserve"> </w:t>
      </w:r>
      <w:r w:rsidRPr="00D97626">
        <w:t>Services</w:t>
      </w:r>
      <w:r w:rsidRPr="00D97626">
        <w:rPr>
          <w:spacing w:val="-2"/>
        </w:rPr>
        <w:t xml:space="preserve"> </w:t>
      </w:r>
      <w:r w:rsidRPr="00D97626">
        <w:t>Revenues</w:t>
      </w:r>
      <w:r w:rsidRPr="00D97626">
        <w:rPr>
          <w:spacing w:val="-2"/>
        </w:rPr>
        <w:t xml:space="preserve"> </w:t>
      </w:r>
      <w:r w:rsidRPr="00D97626">
        <w:t>derived</w:t>
      </w:r>
      <w:r w:rsidRPr="00D97626">
        <w:rPr>
          <w:spacing w:val="-5"/>
        </w:rPr>
        <w:t xml:space="preserve"> </w:t>
      </w:r>
      <w:r w:rsidRPr="00D97626">
        <w:t>from</w:t>
      </w:r>
      <w:r w:rsidRPr="00D97626">
        <w:rPr>
          <w:spacing w:val="-3"/>
        </w:rPr>
        <w:t xml:space="preserve"> </w:t>
      </w:r>
      <w:r w:rsidRPr="00D97626">
        <w:t>the</w:t>
      </w:r>
      <w:r w:rsidRPr="00D97626">
        <w:rPr>
          <w:spacing w:val="-2"/>
        </w:rPr>
        <w:t xml:space="preserve"> </w:t>
      </w:r>
      <w:r w:rsidRPr="00D97626">
        <w:t>delivery</w:t>
      </w:r>
      <w:r w:rsidRPr="00D97626">
        <w:rPr>
          <w:spacing w:val="-3"/>
        </w:rPr>
        <w:t xml:space="preserve"> </w:t>
      </w:r>
      <w:r w:rsidRPr="00D97626">
        <w:t>of</w:t>
      </w:r>
      <w:r w:rsidRPr="00D97626">
        <w:rPr>
          <w:spacing w:val="-3"/>
        </w:rPr>
        <w:t xml:space="preserve"> </w:t>
      </w:r>
      <w:r w:rsidRPr="00D97626">
        <w:t>services</w:t>
      </w:r>
      <w:r w:rsidRPr="00D97626">
        <w:rPr>
          <w:spacing w:val="-2"/>
        </w:rPr>
        <w:t xml:space="preserve"> </w:t>
      </w:r>
      <w:r w:rsidRPr="00D97626">
        <w:t>provided by Subsidiary’s clinical staff;</w:t>
      </w:r>
    </w:p>
    <w:p w14:paraId="510550BE" w14:textId="77777777" w:rsidR="00073A28" w:rsidRDefault="00073A28" w:rsidP="00073A28">
      <w:pPr>
        <w:pStyle w:val="BodyText"/>
        <w:spacing w:before="10"/>
        <w:rPr>
          <w:sz w:val="17"/>
        </w:rPr>
      </w:pPr>
    </w:p>
    <w:p w14:paraId="53F76196" w14:textId="7F80172C" w:rsidR="00073A28" w:rsidRPr="00D97626" w:rsidRDefault="00073A28" w:rsidP="00D97626">
      <w:pPr>
        <w:tabs>
          <w:tab w:val="left" w:pos="1039"/>
          <w:tab w:val="left" w:pos="1040"/>
        </w:tabs>
        <w:ind w:right="381"/>
        <w:jc w:val="both"/>
      </w:pPr>
      <w:bookmarkStart w:id="118" w:name="4.4_Services_Revenues_derived_from_servi"/>
      <w:bookmarkEnd w:id="118"/>
      <w:r w:rsidRPr="00D97626">
        <w:t>Services Revenue derived</w:t>
      </w:r>
      <w:r w:rsidRPr="00D97626">
        <w:rPr>
          <w:spacing w:val="-1"/>
        </w:rPr>
        <w:t xml:space="preserve"> </w:t>
      </w:r>
      <w:r w:rsidRPr="00D97626">
        <w:t>from</w:t>
      </w:r>
      <w:r w:rsidRPr="00D97626">
        <w:rPr>
          <w:spacing w:val="-1"/>
        </w:rPr>
        <w:t xml:space="preserve"> </w:t>
      </w:r>
      <w:r w:rsidRPr="00D97626">
        <w:t>services provided</w:t>
      </w:r>
      <w:r w:rsidRPr="00D97626">
        <w:rPr>
          <w:spacing w:val="-1"/>
        </w:rPr>
        <w:t xml:space="preserve"> </w:t>
      </w:r>
      <w:r w:rsidRPr="00D97626">
        <w:t>by</w:t>
      </w:r>
      <w:r w:rsidRPr="00D97626">
        <w:rPr>
          <w:spacing w:val="-1"/>
        </w:rPr>
        <w:t xml:space="preserve"> </w:t>
      </w:r>
      <w:r w:rsidRPr="00D97626">
        <w:t>Su</w:t>
      </w:r>
      <w:ins w:id="119" w:author="PD CATCH" w:date="2026-03-05T13:37:00Z" w16du:dateUtc="2026-03-05T19:37:00Z">
        <w:r w:rsidR="00EE0CB1">
          <w:t>bsidiary</w:t>
        </w:r>
      </w:ins>
      <w:del w:id="120" w:author="PD CATCH" w:date="2026-03-05T13:37:00Z" w16du:dateUtc="2026-03-05T19:37:00Z">
        <w:r w:rsidRPr="00D97626" w:rsidDel="00EE0CB1">
          <w:delText>pplier</w:delText>
        </w:r>
      </w:del>
      <w:r w:rsidRPr="00D97626">
        <w:rPr>
          <w:spacing w:val="-1"/>
        </w:rPr>
        <w:t xml:space="preserve"> </w:t>
      </w:r>
      <w:r w:rsidRPr="00D97626">
        <w:t>staff shall</w:t>
      </w:r>
      <w:r w:rsidRPr="00D97626">
        <w:rPr>
          <w:spacing w:val="-5"/>
        </w:rPr>
        <w:t xml:space="preserve"> </w:t>
      </w:r>
      <w:r w:rsidRPr="00D97626">
        <w:t>be allocated as</w:t>
      </w:r>
      <w:r w:rsidRPr="00D97626">
        <w:rPr>
          <w:spacing w:val="-1"/>
        </w:rPr>
        <w:t xml:space="preserve"> </w:t>
      </w:r>
      <w:r w:rsidRPr="00D97626">
        <w:t>shown</w:t>
      </w:r>
      <w:r w:rsidRPr="00D97626">
        <w:rPr>
          <w:spacing w:val="-3"/>
        </w:rPr>
        <w:t xml:space="preserve"> </w:t>
      </w:r>
      <w:r w:rsidRPr="00D97626">
        <w:t>in</w:t>
      </w:r>
      <w:r w:rsidRPr="00D97626">
        <w:rPr>
          <w:spacing w:val="-3"/>
        </w:rPr>
        <w:t xml:space="preserve"> </w:t>
      </w:r>
      <w:r w:rsidRPr="00D97626">
        <w:t>the</w:t>
      </w:r>
      <w:r w:rsidRPr="00D97626">
        <w:rPr>
          <w:spacing w:val="-2"/>
        </w:rPr>
        <w:t xml:space="preserve"> </w:t>
      </w:r>
      <w:r w:rsidRPr="00D97626">
        <w:t>table</w:t>
      </w:r>
      <w:r w:rsidRPr="00D97626">
        <w:rPr>
          <w:spacing w:val="-4"/>
        </w:rPr>
        <w:t xml:space="preserve"> </w:t>
      </w:r>
      <w:r w:rsidRPr="00D97626">
        <w:t>below,</w:t>
      </w:r>
      <w:r w:rsidRPr="00D97626">
        <w:rPr>
          <w:spacing w:val="-1"/>
        </w:rPr>
        <w:t xml:space="preserve"> </w:t>
      </w:r>
      <w:r w:rsidRPr="00D97626">
        <w:t>and</w:t>
      </w:r>
      <w:r w:rsidRPr="00D97626">
        <w:rPr>
          <w:spacing w:val="-4"/>
        </w:rPr>
        <w:t xml:space="preserve"> </w:t>
      </w:r>
      <w:r w:rsidRPr="00D97626">
        <w:t>the</w:t>
      </w:r>
      <w:r w:rsidRPr="00D97626">
        <w:rPr>
          <w:spacing w:val="-4"/>
        </w:rPr>
        <w:t xml:space="preserve"> </w:t>
      </w:r>
      <w:r w:rsidRPr="00D97626">
        <w:t>fees</w:t>
      </w:r>
      <w:r w:rsidRPr="00D97626">
        <w:rPr>
          <w:spacing w:val="-1"/>
        </w:rPr>
        <w:t xml:space="preserve"> </w:t>
      </w:r>
      <w:r w:rsidRPr="00D97626">
        <w:t>paid</w:t>
      </w:r>
      <w:r w:rsidRPr="00D97626">
        <w:rPr>
          <w:spacing w:val="-2"/>
        </w:rPr>
        <w:t xml:space="preserve"> </w:t>
      </w:r>
      <w:r w:rsidRPr="00D97626">
        <w:t>to</w:t>
      </w:r>
      <w:r w:rsidRPr="00D97626">
        <w:rPr>
          <w:spacing w:val="-2"/>
        </w:rPr>
        <w:t xml:space="preserve"> </w:t>
      </w:r>
      <w:r w:rsidRPr="00D97626">
        <w:t>the</w:t>
      </w:r>
      <w:r w:rsidRPr="00D97626">
        <w:rPr>
          <w:spacing w:val="-2"/>
        </w:rPr>
        <w:t xml:space="preserve"> </w:t>
      </w:r>
      <w:r w:rsidRPr="00D97626">
        <w:t>Supplier</w:t>
      </w:r>
      <w:r w:rsidRPr="00D97626">
        <w:rPr>
          <w:spacing w:val="-2"/>
        </w:rPr>
        <w:t xml:space="preserve"> </w:t>
      </w:r>
      <w:r w:rsidRPr="00D97626">
        <w:t>will</w:t>
      </w:r>
      <w:r w:rsidRPr="00D97626">
        <w:rPr>
          <w:spacing w:val="-3"/>
        </w:rPr>
        <w:t xml:space="preserve"> </w:t>
      </w:r>
      <w:r w:rsidRPr="00D97626">
        <w:t>be</w:t>
      </w:r>
      <w:r w:rsidRPr="00D97626">
        <w:rPr>
          <w:spacing w:val="-1"/>
        </w:rPr>
        <w:t xml:space="preserve"> </w:t>
      </w:r>
      <w:r w:rsidRPr="00D97626">
        <w:t>contingent</w:t>
      </w:r>
      <w:r w:rsidRPr="00D97626">
        <w:rPr>
          <w:spacing w:val="-4"/>
        </w:rPr>
        <w:t xml:space="preserve"> </w:t>
      </w:r>
      <w:r w:rsidRPr="00D97626">
        <w:t>upon actual</w:t>
      </w:r>
      <w:r w:rsidRPr="00D97626">
        <w:rPr>
          <w:spacing w:val="-1"/>
        </w:rPr>
        <w:t xml:space="preserve"> </w:t>
      </w:r>
      <w:r w:rsidRPr="00D97626">
        <w:t>collections</w:t>
      </w:r>
      <w:r w:rsidRPr="00D97626">
        <w:rPr>
          <w:spacing w:val="-1"/>
        </w:rPr>
        <w:t xml:space="preserve"> </w:t>
      </w:r>
      <w:r w:rsidRPr="00D97626">
        <w:t>obtained</w:t>
      </w:r>
      <w:r w:rsidRPr="00D97626">
        <w:rPr>
          <w:spacing w:val="-2"/>
        </w:rPr>
        <w:t xml:space="preserve"> </w:t>
      </w:r>
      <w:r w:rsidRPr="00D97626">
        <w:t>by</w:t>
      </w:r>
      <w:r w:rsidRPr="00D97626">
        <w:rPr>
          <w:spacing w:val="-2"/>
        </w:rPr>
        <w:t xml:space="preserve"> </w:t>
      </w:r>
      <w:r w:rsidRPr="00D97626">
        <w:t>the</w:t>
      </w:r>
      <w:r w:rsidRPr="00D97626">
        <w:rPr>
          <w:spacing w:val="-4"/>
        </w:rPr>
        <w:t xml:space="preserve"> </w:t>
      </w:r>
      <w:r w:rsidRPr="00D97626">
        <w:t>UHO.</w:t>
      </w:r>
      <w:r w:rsidRPr="00D97626">
        <w:rPr>
          <w:spacing w:val="40"/>
        </w:rPr>
        <w:t xml:space="preserve"> </w:t>
      </w:r>
      <w:r w:rsidRPr="00D97626">
        <w:t>The</w:t>
      </w:r>
      <w:r w:rsidRPr="00D97626">
        <w:rPr>
          <w:spacing w:val="-1"/>
        </w:rPr>
        <w:t xml:space="preserve"> </w:t>
      </w:r>
      <w:r w:rsidRPr="00D97626">
        <w:t>Parties</w:t>
      </w:r>
      <w:r w:rsidRPr="00D97626">
        <w:rPr>
          <w:spacing w:val="-1"/>
        </w:rPr>
        <w:t xml:space="preserve"> </w:t>
      </w:r>
      <w:r w:rsidRPr="00D97626">
        <w:t>may</w:t>
      </w:r>
      <w:r w:rsidRPr="00D97626">
        <w:rPr>
          <w:spacing w:val="-2"/>
        </w:rPr>
        <w:t xml:space="preserve"> </w:t>
      </w:r>
      <w:r w:rsidRPr="00D97626">
        <w:t>modify</w:t>
      </w:r>
      <w:r w:rsidRPr="00D97626">
        <w:rPr>
          <w:spacing w:val="-4"/>
        </w:rPr>
        <w:t xml:space="preserve"> </w:t>
      </w:r>
      <w:r w:rsidRPr="00D97626">
        <w:t>this</w:t>
      </w:r>
      <w:r w:rsidRPr="00D97626">
        <w:rPr>
          <w:spacing w:val="-1"/>
        </w:rPr>
        <w:t xml:space="preserve"> </w:t>
      </w:r>
      <w:r w:rsidRPr="00D97626">
        <w:t>table</w:t>
      </w:r>
      <w:r w:rsidRPr="00D97626">
        <w:rPr>
          <w:spacing w:val="-4"/>
        </w:rPr>
        <w:t xml:space="preserve"> </w:t>
      </w:r>
      <w:r w:rsidRPr="00D97626">
        <w:t>by</w:t>
      </w:r>
      <w:r w:rsidRPr="00D97626">
        <w:rPr>
          <w:spacing w:val="-2"/>
        </w:rPr>
        <w:t xml:space="preserve"> </w:t>
      </w:r>
      <w:r w:rsidRPr="00D97626">
        <w:t>mutual</w:t>
      </w:r>
    </w:p>
    <w:p w14:paraId="28444D41" w14:textId="7E4E2207" w:rsidR="00073A28" w:rsidRDefault="00073A28" w:rsidP="00D97626">
      <w:pPr>
        <w:pStyle w:val="BodyText"/>
        <w:spacing w:before="14"/>
        <w:ind w:right="327"/>
      </w:pPr>
      <w:r>
        <w:rPr>
          <w:spacing w:val="-2"/>
        </w:rPr>
        <w:t xml:space="preserve">agreement, </w:t>
      </w:r>
      <w:r>
        <w:t>as</w:t>
      </w:r>
      <w:r>
        <w:rPr>
          <w:spacing w:val="-2"/>
        </w:rPr>
        <w:t xml:space="preserve"> </w:t>
      </w:r>
      <w:r>
        <w:t>an</w:t>
      </w:r>
      <w:r>
        <w:rPr>
          <w:spacing w:val="-4"/>
        </w:rPr>
        <w:t xml:space="preserve"> </w:t>
      </w:r>
      <w:r>
        <w:t>addendum</w:t>
      </w:r>
      <w:r>
        <w:rPr>
          <w:spacing w:val="-3"/>
        </w:rPr>
        <w:t xml:space="preserve"> </w:t>
      </w:r>
      <w:r>
        <w:t>to</w:t>
      </w:r>
      <w:r>
        <w:rPr>
          <w:spacing w:val="-3"/>
        </w:rPr>
        <w:t xml:space="preserve"> </w:t>
      </w:r>
      <w:r>
        <w:t>this</w:t>
      </w:r>
      <w:r>
        <w:rPr>
          <w:spacing w:val="-5"/>
        </w:rPr>
        <w:t xml:space="preserve"> </w:t>
      </w:r>
      <w:r>
        <w:t>Agreement.</w:t>
      </w:r>
      <w:r>
        <w:rPr>
          <w:spacing w:val="40"/>
        </w:rPr>
        <w:t xml:space="preserve"> </w:t>
      </w:r>
      <w:r>
        <w:t>Both</w:t>
      </w:r>
      <w:r>
        <w:rPr>
          <w:spacing w:val="-1"/>
        </w:rPr>
        <w:t xml:space="preserve"> </w:t>
      </w:r>
      <w:r>
        <w:t>parties</w:t>
      </w:r>
      <w:r>
        <w:rPr>
          <w:spacing w:val="-5"/>
        </w:rPr>
        <w:t xml:space="preserve"> </w:t>
      </w:r>
      <w:r>
        <w:t>agree</w:t>
      </w:r>
      <w:r>
        <w:rPr>
          <w:spacing w:val="-2"/>
        </w:rPr>
        <w:t xml:space="preserve"> </w:t>
      </w:r>
      <w:r>
        <w:t>that</w:t>
      </w:r>
      <w:r>
        <w:rPr>
          <w:spacing w:val="-2"/>
        </w:rPr>
        <w:t xml:space="preserve"> </w:t>
      </w:r>
      <w:r>
        <w:t>there</w:t>
      </w:r>
      <w:r>
        <w:rPr>
          <w:spacing w:val="-2"/>
        </w:rPr>
        <w:t xml:space="preserve"> </w:t>
      </w:r>
      <w:r>
        <w:t>will</w:t>
      </w:r>
      <w:r>
        <w:rPr>
          <w:spacing w:val="-4"/>
        </w:rPr>
        <w:t xml:space="preserve"> </w:t>
      </w:r>
      <w:r>
        <w:t>be</w:t>
      </w:r>
      <w:r>
        <w:rPr>
          <w:spacing w:val="-2"/>
        </w:rPr>
        <w:t xml:space="preserve"> </w:t>
      </w:r>
      <w:r>
        <w:t>a standard administrative processing fee for the cost of billing and collections.</w:t>
      </w:r>
    </w:p>
    <w:p w14:paraId="5F547E78" w14:textId="77777777" w:rsidR="00073A28" w:rsidRDefault="00073A28" w:rsidP="00073A28">
      <w:pPr>
        <w:pStyle w:val="BodyText"/>
        <w:spacing w:before="9"/>
        <w:rPr>
          <w:sz w:val="17"/>
        </w:rPr>
      </w:pPr>
    </w:p>
    <w:p w14:paraId="4784A2DA" w14:textId="02BDD909" w:rsidR="00073A28" w:rsidRPr="00E74F0E" w:rsidRDefault="00073A28" w:rsidP="00D97626">
      <w:pPr>
        <w:pStyle w:val="BodyText"/>
        <w:ind w:right="316"/>
        <w:rPr>
          <w:highlight w:val="yellow"/>
        </w:rPr>
      </w:pPr>
      <w:bookmarkStart w:id="121" w:name="The_fees_for_services_rendered_by_Suppli"/>
      <w:bookmarkEnd w:id="121"/>
      <w:r w:rsidRPr="00E74F0E">
        <w:rPr>
          <w:highlight w:val="yellow"/>
        </w:rPr>
        <w:t>The</w:t>
      </w:r>
      <w:r w:rsidRPr="00E74F0E">
        <w:rPr>
          <w:spacing w:val="-4"/>
          <w:highlight w:val="yellow"/>
        </w:rPr>
        <w:t xml:space="preserve"> </w:t>
      </w:r>
      <w:r w:rsidRPr="00E74F0E">
        <w:rPr>
          <w:highlight w:val="yellow"/>
        </w:rPr>
        <w:t>fees</w:t>
      </w:r>
      <w:r w:rsidRPr="00E74F0E">
        <w:rPr>
          <w:spacing w:val="-5"/>
          <w:highlight w:val="yellow"/>
        </w:rPr>
        <w:t xml:space="preserve"> </w:t>
      </w:r>
      <w:r w:rsidRPr="00E74F0E">
        <w:rPr>
          <w:highlight w:val="yellow"/>
        </w:rPr>
        <w:t>for</w:t>
      </w:r>
      <w:r w:rsidRPr="00E74F0E">
        <w:rPr>
          <w:spacing w:val="-4"/>
          <w:highlight w:val="yellow"/>
        </w:rPr>
        <w:t xml:space="preserve"> </w:t>
      </w:r>
      <w:r w:rsidRPr="00E74F0E">
        <w:rPr>
          <w:highlight w:val="yellow"/>
        </w:rPr>
        <w:t>services</w:t>
      </w:r>
      <w:ins w:id="122" w:author="Patel, Kinal M." w:date="2026-03-13T19:02:00Z" w16du:dateUtc="2026-03-14T00:02:00Z">
        <w:r w:rsidR="00FC2F93">
          <w:rPr>
            <w:highlight w:val="yellow"/>
          </w:rPr>
          <w:t xml:space="preserve"> </w:t>
        </w:r>
      </w:ins>
      <w:del w:id="123" w:author="Patel, Kinal M." w:date="2026-03-13T19:11:00Z" w16du:dateUtc="2026-03-14T00:11:00Z">
        <w:r w:rsidRPr="00E74F0E" w:rsidDel="00493A4E">
          <w:rPr>
            <w:spacing w:val="-3"/>
            <w:highlight w:val="yellow"/>
          </w:rPr>
          <w:delText xml:space="preserve"> </w:delText>
        </w:r>
      </w:del>
      <w:r w:rsidRPr="00E74F0E">
        <w:rPr>
          <w:highlight w:val="yellow"/>
        </w:rPr>
        <w:t>rendered</w:t>
      </w:r>
      <w:r w:rsidRPr="00E74F0E">
        <w:rPr>
          <w:spacing w:val="-4"/>
          <w:highlight w:val="yellow"/>
        </w:rPr>
        <w:t xml:space="preserve"> </w:t>
      </w:r>
      <w:r w:rsidRPr="00E74F0E">
        <w:rPr>
          <w:highlight w:val="yellow"/>
        </w:rPr>
        <w:t>by</w:t>
      </w:r>
      <w:r w:rsidRPr="00E74F0E">
        <w:rPr>
          <w:spacing w:val="-4"/>
          <w:highlight w:val="yellow"/>
        </w:rPr>
        <w:t xml:space="preserve"> </w:t>
      </w:r>
      <w:r w:rsidRPr="00E74F0E">
        <w:rPr>
          <w:highlight w:val="yellow"/>
        </w:rPr>
        <w:t>Su</w:t>
      </w:r>
      <w:ins w:id="124" w:author="PD CATCH" w:date="2026-03-05T13:37:00Z" w16du:dateUtc="2026-03-05T19:37:00Z">
        <w:r w:rsidR="00AB60F0">
          <w:rPr>
            <w:highlight w:val="yellow"/>
          </w:rPr>
          <w:t>b</w:t>
        </w:r>
      </w:ins>
      <w:ins w:id="125" w:author="PD CATCH" w:date="2026-03-05T13:38:00Z" w16du:dateUtc="2026-03-05T19:38:00Z">
        <w:r w:rsidR="00AB60F0">
          <w:rPr>
            <w:highlight w:val="yellow"/>
          </w:rPr>
          <w:t>sidiar</w:t>
        </w:r>
      </w:ins>
      <w:ins w:id="126" w:author="Patel, Kinal M." w:date="2026-03-13T19:02:00Z" w16du:dateUtc="2026-03-14T00:02:00Z">
        <w:r w:rsidR="00B6157D">
          <w:rPr>
            <w:highlight w:val="yellow"/>
          </w:rPr>
          <w:t>y</w:t>
        </w:r>
      </w:ins>
      <w:ins w:id="127" w:author="PD CATCH" w:date="2026-03-05T13:38:00Z" w16du:dateUtc="2026-03-05T19:38:00Z">
        <w:del w:id="128" w:author="Patel, Kinal M." w:date="2026-03-13T19:02:00Z" w16du:dateUtc="2026-03-14T00:02:00Z">
          <w:r w:rsidR="00AB60F0" w:rsidDel="00FC2F93">
            <w:rPr>
              <w:highlight w:val="yellow"/>
            </w:rPr>
            <w:delText>y</w:delText>
          </w:r>
        </w:del>
      </w:ins>
      <w:del w:id="129" w:author="PD CATCH" w:date="2026-03-05T13:37:00Z" w16du:dateUtc="2026-03-05T19:37:00Z">
        <w:r w:rsidRPr="00E74F0E" w:rsidDel="00AB60F0">
          <w:rPr>
            <w:highlight w:val="yellow"/>
          </w:rPr>
          <w:delText>pplier</w:delText>
        </w:r>
      </w:del>
      <w:del w:id="130" w:author="Patel, Kinal M." w:date="2026-03-13T19:12:00Z" w16du:dateUtc="2026-03-14T00:12:00Z">
        <w:r w:rsidRPr="00E74F0E" w:rsidDel="009C0ED9">
          <w:rPr>
            <w:spacing w:val="-4"/>
            <w:highlight w:val="yellow"/>
          </w:rPr>
          <w:delText xml:space="preserve"> </w:delText>
        </w:r>
        <w:r w:rsidRPr="00E74F0E" w:rsidDel="009C0ED9">
          <w:rPr>
            <w:highlight w:val="yellow"/>
          </w:rPr>
          <w:delText>clinical</w:delText>
        </w:r>
      </w:del>
      <w:r w:rsidRPr="00E74F0E">
        <w:rPr>
          <w:spacing w:val="-3"/>
          <w:highlight w:val="yellow"/>
        </w:rPr>
        <w:t xml:space="preserve"> </w:t>
      </w:r>
      <w:r w:rsidRPr="00E74F0E">
        <w:rPr>
          <w:highlight w:val="yellow"/>
        </w:rPr>
        <w:t>staff</w:t>
      </w:r>
      <w:r w:rsidRPr="00E74F0E">
        <w:rPr>
          <w:spacing w:val="-2"/>
          <w:highlight w:val="yellow"/>
        </w:rPr>
        <w:t xml:space="preserve"> </w:t>
      </w:r>
      <w:r w:rsidRPr="00E74F0E">
        <w:rPr>
          <w:highlight w:val="yellow"/>
        </w:rPr>
        <w:t>are</w:t>
      </w:r>
      <w:ins w:id="131" w:author="Patel, Kinal M." w:date="2026-03-13T19:21:00Z" w16du:dateUtc="2026-03-14T00:21:00Z">
        <w:r w:rsidR="00A024E4">
          <w:rPr>
            <w:highlight w:val="yellow"/>
          </w:rPr>
          <w:t xml:space="preserve"> also</w:t>
        </w:r>
      </w:ins>
      <w:r w:rsidRPr="00E74F0E">
        <w:rPr>
          <w:spacing w:val="-3"/>
          <w:highlight w:val="yellow"/>
        </w:rPr>
        <w:t xml:space="preserve"> </w:t>
      </w:r>
      <w:r w:rsidRPr="00E74F0E">
        <w:rPr>
          <w:highlight w:val="yellow"/>
        </w:rPr>
        <w:t>detailed</w:t>
      </w:r>
      <w:r w:rsidRPr="00E74F0E">
        <w:rPr>
          <w:spacing w:val="-4"/>
          <w:highlight w:val="yellow"/>
        </w:rPr>
        <w:t xml:space="preserve"> </w:t>
      </w:r>
      <w:r w:rsidRPr="00E74F0E">
        <w:rPr>
          <w:highlight w:val="yellow"/>
        </w:rPr>
        <w:t>in</w:t>
      </w:r>
      <w:r w:rsidRPr="00E74F0E">
        <w:rPr>
          <w:spacing w:val="-2"/>
          <w:highlight w:val="yellow"/>
        </w:rPr>
        <w:t xml:space="preserve"> </w:t>
      </w:r>
      <w:r w:rsidRPr="00E74F0E">
        <w:rPr>
          <w:highlight w:val="yellow"/>
        </w:rPr>
        <w:t>the</w:t>
      </w:r>
      <w:r w:rsidRPr="00E74F0E">
        <w:rPr>
          <w:spacing w:val="-5"/>
          <w:highlight w:val="yellow"/>
        </w:rPr>
        <w:t xml:space="preserve"> </w:t>
      </w:r>
      <w:r w:rsidRPr="00E74F0E">
        <w:rPr>
          <w:highlight w:val="yellow"/>
        </w:rPr>
        <w:t xml:space="preserve">following </w:t>
      </w:r>
      <w:r w:rsidRPr="00E74F0E">
        <w:rPr>
          <w:spacing w:val="-2"/>
          <w:highlight w:val="yellow"/>
        </w:rPr>
        <w:t>table:</w:t>
      </w:r>
    </w:p>
    <w:p w14:paraId="46685631" w14:textId="77777777" w:rsidR="00073A28" w:rsidRPr="00E74F0E" w:rsidRDefault="00073A28" w:rsidP="00073A28">
      <w:pPr>
        <w:pStyle w:val="BodyText"/>
        <w:spacing w:before="6"/>
        <w:rPr>
          <w:sz w:val="4"/>
          <w:highlight w:val="yellow"/>
        </w:rPr>
      </w:pPr>
    </w:p>
    <w:tbl>
      <w:tblPr>
        <w:tblW w:w="0" w:type="auto"/>
        <w:tblInd w:w="1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3"/>
        <w:gridCol w:w="4147"/>
      </w:tblGrid>
      <w:tr w:rsidR="00073A28" w:rsidRPr="00E74F0E" w14:paraId="33C77532" w14:textId="77777777" w:rsidTr="00F74341">
        <w:trPr>
          <w:trHeight w:val="597"/>
        </w:trPr>
        <w:tc>
          <w:tcPr>
            <w:tcW w:w="4303" w:type="dxa"/>
          </w:tcPr>
          <w:p w14:paraId="2BBF7D34" w14:textId="77777777" w:rsidR="00073A28" w:rsidRPr="00E74F0E" w:rsidRDefault="00073A28" w:rsidP="00F74341">
            <w:pPr>
              <w:pStyle w:val="TableParagraph"/>
              <w:spacing w:before="12"/>
              <w:rPr>
                <w:sz w:val="17"/>
                <w:highlight w:val="yellow"/>
              </w:rPr>
            </w:pPr>
          </w:p>
          <w:p w14:paraId="3DC537D7" w14:textId="77777777" w:rsidR="00073A28" w:rsidRDefault="008504B5" w:rsidP="00F74341">
            <w:pPr>
              <w:pStyle w:val="TableParagraph"/>
              <w:ind w:left="108"/>
              <w:rPr>
                <w:ins w:id="132" w:author="PD CATCH" w:date="2026-03-17T15:45:00Z" w16du:dateUtc="2026-03-17T20:45:00Z"/>
                <w:spacing w:val="-2"/>
                <w:highlight w:val="yellow"/>
              </w:rPr>
            </w:pPr>
            <w:ins w:id="133" w:author="Patel, Kinal M." w:date="2026-03-13T19:14:00Z" w16du:dateUtc="2026-03-14T00:14:00Z">
              <w:r>
                <w:rPr>
                  <w:highlight w:val="yellow"/>
                </w:rPr>
                <w:t xml:space="preserve">Supplier </w:t>
              </w:r>
            </w:ins>
            <w:del w:id="134" w:author="Patel, Kinal M." w:date="2026-03-13T19:13:00Z" w16du:dateUtc="2026-03-14T00:13:00Z">
              <w:r w:rsidR="00073A28" w:rsidRPr="00E74F0E" w:rsidDel="00F62AB8">
                <w:rPr>
                  <w:highlight w:val="yellow"/>
                </w:rPr>
                <w:delText>UHO</w:delText>
              </w:r>
            </w:del>
            <w:r w:rsidR="00073A28" w:rsidRPr="00E74F0E">
              <w:rPr>
                <w:spacing w:val="-3"/>
                <w:highlight w:val="yellow"/>
              </w:rPr>
              <w:t xml:space="preserve"> </w:t>
            </w:r>
            <w:ins w:id="135" w:author="Patel, Kinal M." w:date="2026-03-13T19:14:00Z" w16du:dateUtc="2026-03-14T00:14:00Z">
              <w:r>
                <w:rPr>
                  <w:highlight w:val="yellow"/>
                </w:rPr>
                <w:t>s</w:t>
              </w:r>
            </w:ins>
            <w:del w:id="136" w:author="Patel, Kinal M." w:date="2026-03-13T19:14:00Z" w16du:dateUtc="2026-03-14T00:14:00Z">
              <w:r w:rsidR="00073A28" w:rsidRPr="00E74F0E" w:rsidDel="008504B5">
                <w:rPr>
                  <w:highlight w:val="yellow"/>
                </w:rPr>
                <w:delText>S</w:delText>
              </w:r>
            </w:del>
            <w:r w:rsidR="00073A28" w:rsidRPr="00E74F0E">
              <w:rPr>
                <w:highlight w:val="yellow"/>
              </w:rPr>
              <w:t>ervice</w:t>
            </w:r>
            <w:ins w:id="137" w:author="Patel, Kinal M." w:date="2026-03-13T19:14:00Z" w16du:dateUtc="2026-03-14T00:14:00Z">
              <w:r>
                <w:rPr>
                  <w:highlight w:val="yellow"/>
                </w:rPr>
                <w:t xml:space="preserve">s described herein </w:t>
              </w:r>
            </w:ins>
            <w:del w:id="138" w:author="Patel, Kinal M." w:date="2026-03-13T19:13:00Z" w16du:dateUtc="2026-03-14T00:13:00Z">
              <w:r w:rsidR="00073A28" w:rsidRPr="00E74F0E" w:rsidDel="00F62AB8">
                <w:rPr>
                  <w:spacing w:val="-2"/>
                  <w:highlight w:val="yellow"/>
                </w:rPr>
                <w:delText xml:space="preserve"> Description</w:delText>
              </w:r>
            </w:del>
          </w:p>
          <w:p w14:paraId="117AA4B5" w14:textId="77777777" w:rsidR="005736CB" w:rsidRDefault="005736CB" w:rsidP="00F74341">
            <w:pPr>
              <w:pStyle w:val="TableParagraph"/>
              <w:ind w:left="108"/>
              <w:rPr>
                <w:ins w:id="139" w:author="PD CATCH" w:date="2026-03-17T15:45:00Z" w16du:dateUtc="2026-03-17T20:45:00Z"/>
                <w:highlight w:val="yellow"/>
              </w:rPr>
            </w:pPr>
          </w:p>
          <w:p w14:paraId="6C3300D7" w14:textId="28719510" w:rsidR="005736CB" w:rsidRPr="00E74F0E" w:rsidRDefault="005736CB" w:rsidP="00F74341">
            <w:pPr>
              <w:pStyle w:val="TableParagraph"/>
              <w:ind w:left="108"/>
              <w:rPr>
                <w:highlight w:val="yellow"/>
              </w:rPr>
            </w:pPr>
          </w:p>
        </w:tc>
        <w:tc>
          <w:tcPr>
            <w:tcW w:w="4147" w:type="dxa"/>
          </w:tcPr>
          <w:p w14:paraId="7BB426D9" w14:textId="77777777" w:rsidR="00073A28" w:rsidRPr="00E74F0E" w:rsidRDefault="00073A28" w:rsidP="00F74341">
            <w:pPr>
              <w:pStyle w:val="TableParagraph"/>
              <w:spacing w:before="12"/>
              <w:rPr>
                <w:sz w:val="17"/>
                <w:highlight w:val="yellow"/>
              </w:rPr>
            </w:pPr>
          </w:p>
          <w:p w14:paraId="41E16355" w14:textId="43EBF0B8" w:rsidR="00995228" w:rsidRDefault="008504B5" w:rsidP="00F74341">
            <w:pPr>
              <w:pStyle w:val="TableParagraph"/>
              <w:ind w:left="108"/>
              <w:rPr>
                <w:ins w:id="140" w:author="Patel, Kinal M." w:date="2026-03-13T19:18:00Z" w16du:dateUtc="2026-03-14T00:18:00Z"/>
                <w:spacing w:val="-5"/>
                <w:highlight w:val="yellow"/>
              </w:rPr>
            </w:pPr>
            <w:ins w:id="141" w:author="Patel, Kinal M." w:date="2026-03-13T19:14:00Z" w16du:dateUtc="2026-03-14T00:14:00Z">
              <w:del w:id="142" w:author="PD CATCH" w:date="2026-03-17T15:44:00Z" w16du:dateUtc="2026-03-17T20:44:00Z">
                <w:r w:rsidDel="005736CB">
                  <w:rPr>
                    <w:highlight w:val="yellow"/>
                  </w:rPr>
                  <w:delText>Supplier</w:delText>
                </w:r>
              </w:del>
            </w:ins>
            <w:del w:id="143" w:author="PD CATCH" w:date="2026-03-17T15:44:00Z" w16du:dateUtc="2026-03-17T20:44:00Z">
              <w:r w:rsidR="00073A28" w:rsidRPr="00E74F0E" w:rsidDel="005736CB">
                <w:rPr>
                  <w:highlight w:val="yellow"/>
                </w:rPr>
                <w:delText>UHO</w:delText>
              </w:r>
              <w:r w:rsidR="00073A28" w:rsidRPr="00E74F0E" w:rsidDel="005736CB">
                <w:rPr>
                  <w:spacing w:val="-7"/>
                  <w:highlight w:val="yellow"/>
                </w:rPr>
                <w:delText xml:space="preserve"> </w:delText>
              </w:r>
              <w:r w:rsidR="00073A28" w:rsidRPr="00E74F0E" w:rsidDel="005736CB">
                <w:rPr>
                  <w:highlight w:val="yellow"/>
                </w:rPr>
                <w:delText>Administrative</w:delText>
              </w:r>
              <w:r w:rsidR="00073A28" w:rsidRPr="00E74F0E" w:rsidDel="005736CB">
                <w:rPr>
                  <w:spacing w:val="-2"/>
                  <w:highlight w:val="yellow"/>
                </w:rPr>
                <w:delText xml:space="preserve"> </w:delText>
              </w:r>
              <w:r w:rsidR="00073A28" w:rsidRPr="00E74F0E" w:rsidDel="005736CB">
                <w:rPr>
                  <w:spacing w:val="-5"/>
                  <w:highlight w:val="yellow"/>
                </w:rPr>
                <w:delText>Fee</w:delText>
              </w:r>
            </w:del>
          </w:p>
          <w:p w14:paraId="49433EA7" w14:textId="7A22807D" w:rsidR="00995228" w:rsidRPr="00E74F0E" w:rsidRDefault="00995228" w:rsidP="00F74341">
            <w:pPr>
              <w:pStyle w:val="TableParagraph"/>
              <w:ind w:left="108"/>
              <w:rPr>
                <w:highlight w:val="yellow"/>
              </w:rPr>
            </w:pPr>
            <w:ins w:id="144" w:author="Patel, Kinal M." w:date="2026-03-13T19:18:00Z" w16du:dateUtc="2026-03-14T00:18:00Z">
              <w:r>
                <w:rPr>
                  <w:spacing w:val="-5"/>
                  <w:highlight w:val="yellow"/>
                </w:rPr>
                <w:t xml:space="preserve">Supplier shall deliver the remaining 80% of Service Revenues among its Subsidiaries </w:t>
              </w:r>
              <w:del w:id="145" w:author="PD CATCH" w:date="2026-03-17T15:47:00Z" w16du:dateUtc="2026-03-17T20:47:00Z">
                <w:r w:rsidDel="005736CB">
                  <w:rPr>
                    <w:spacing w:val="-5"/>
                    <w:highlight w:val="yellow"/>
                  </w:rPr>
                  <w:delText>renderimg</w:delText>
                </w:r>
              </w:del>
            </w:ins>
            <w:ins w:id="146" w:author="PD CATCH" w:date="2026-03-17T15:47:00Z" w16du:dateUtc="2026-03-17T20:47:00Z">
              <w:r w:rsidR="005736CB">
                <w:rPr>
                  <w:spacing w:val="-5"/>
                  <w:highlight w:val="yellow"/>
                </w:rPr>
                <w:t>rendering</w:t>
              </w:r>
            </w:ins>
            <w:ins w:id="147" w:author="Patel, Kinal M." w:date="2026-03-13T19:18:00Z" w16du:dateUtc="2026-03-14T00:18:00Z">
              <w:r>
                <w:rPr>
                  <w:spacing w:val="-5"/>
                  <w:highlight w:val="yellow"/>
                </w:rPr>
                <w:t xml:space="preserve"> services hereunder</w:t>
              </w:r>
            </w:ins>
          </w:p>
        </w:tc>
      </w:tr>
      <w:tr w:rsidR="00073A28" w:rsidRPr="00E74F0E" w14:paraId="74D8DA5D" w14:textId="77777777" w:rsidTr="00F74341">
        <w:trPr>
          <w:trHeight w:val="4708"/>
        </w:trPr>
        <w:tc>
          <w:tcPr>
            <w:tcW w:w="4303" w:type="dxa"/>
          </w:tcPr>
          <w:p w14:paraId="05E7C18E" w14:textId="77777777" w:rsidR="00073A28" w:rsidRPr="00E74F0E" w:rsidRDefault="00073A28" w:rsidP="00F74341">
            <w:pPr>
              <w:pStyle w:val="TableParagraph"/>
              <w:spacing w:before="12"/>
              <w:rPr>
                <w:sz w:val="17"/>
                <w:highlight w:val="yellow"/>
              </w:rPr>
            </w:pPr>
          </w:p>
          <w:p w14:paraId="26F91584" w14:textId="274E666B" w:rsidR="00073A28" w:rsidRPr="00E74F0E" w:rsidRDefault="00073A28" w:rsidP="00F74341">
            <w:pPr>
              <w:pStyle w:val="TableParagraph"/>
              <w:ind w:left="107"/>
              <w:rPr>
                <w:highlight w:val="yellow"/>
              </w:rPr>
            </w:pPr>
            <w:r w:rsidRPr="00E74F0E">
              <w:rPr>
                <w:highlight w:val="yellow"/>
              </w:rPr>
              <w:t>UHO</w:t>
            </w:r>
            <w:r w:rsidRPr="00E74F0E">
              <w:rPr>
                <w:spacing w:val="1"/>
                <w:highlight w:val="yellow"/>
              </w:rPr>
              <w:t xml:space="preserve"> </w:t>
            </w:r>
            <w:r w:rsidRPr="00E74F0E">
              <w:rPr>
                <w:spacing w:val="-2"/>
                <w:highlight w:val="yellow"/>
              </w:rPr>
              <w:t>Services</w:t>
            </w:r>
            <w:ins w:id="148" w:author="Patel, Kinal M." w:date="2026-03-13T19:13:00Z" w16du:dateUtc="2026-03-14T00:13:00Z">
              <w:r w:rsidR="00F62AB8">
                <w:rPr>
                  <w:spacing w:val="-2"/>
                  <w:highlight w:val="yellow"/>
                </w:rPr>
                <w:t xml:space="preserve"> Description:</w:t>
              </w:r>
            </w:ins>
            <w:del w:id="149" w:author="Patel, Kinal M." w:date="2026-03-13T19:13:00Z" w16du:dateUtc="2026-03-14T00:13:00Z">
              <w:r w:rsidRPr="00E74F0E" w:rsidDel="00F62AB8">
                <w:rPr>
                  <w:spacing w:val="-2"/>
                  <w:highlight w:val="yellow"/>
                </w:rPr>
                <w:delText>:</w:delText>
              </w:r>
            </w:del>
          </w:p>
          <w:p w14:paraId="3CBB33E2" w14:textId="77777777" w:rsidR="00073A28" w:rsidRPr="00E74F0E" w:rsidRDefault="00073A28" w:rsidP="00F74341">
            <w:pPr>
              <w:pStyle w:val="TableParagraph"/>
              <w:spacing w:before="9"/>
              <w:rPr>
                <w:sz w:val="17"/>
                <w:highlight w:val="yellow"/>
              </w:rPr>
            </w:pPr>
          </w:p>
          <w:p w14:paraId="74C23127" w14:textId="77777777" w:rsidR="00073A28" w:rsidRPr="00E74F0E" w:rsidRDefault="00073A28" w:rsidP="00F74341">
            <w:pPr>
              <w:pStyle w:val="TableParagraph"/>
              <w:numPr>
                <w:ilvl w:val="0"/>
                <w:numId w:val="5"/>
              </w:numPr>
              <w:tabs>
                <w:tab w:val="left" w:pos="828"/>
              </w:tabs>
              <w:ind w:hanging="361"/>
              <w:rPr>
                <w:highlight w:val="yellow"/>
              </w:rPr>
            </w:pPr>
            <w:r w:rsidRPr="00E74F0E">
              <w:rPr>
                <w:highlight w:val="yellow"/>
              </w:rPr>
              <w:t>UHA</w:t>
            </w:r>
            <w:r w:rsidRPr="00E74F0E">
              <w:rPr>
                <w:spacing w:val="-3"/>
                <w:highlight w:val="yellow"/>
              </w:rPr>
              <w:t xml:space="preserve"> </w:t>
            </w:r>
            <w:r w:rsidRPr="00E74F0E">
              <w:rPr>
                <w:highlight w:val="yellow"/>
              </w:rPr>
              <w:t>program</w:t>
            </w:r>
            <w:r w:rsidRPr="00E74F0E">
              <w:rPr>
                <w:spacing w:val="-4"/>
                <w:highlight w:val="yellow"/>
              </w:rPr>
              <w:t xml:space="preserve"> </w:t>
            </w:r>
            <w:r w:rsidRPr="00E74F0E">
              <w:rPr>
                <w:spacing w:val="-2"/>
                <w:highlight w:val="yellow"/>
              </w:rPr>
              <w:t>management,</w:t>
            </w:r>
          </w:p>
          <w:p w14:paraId="58E48D04" w14:textId="77777777" w:rsidR="00073A28" w:rsidRPr="00E74F0E" w:rsidRDefault="00073A28" w:rsidP="00F74341">
            <w:pPr>
              <w:pStyle w:val="TableParagraph"/>
              <w:spacing w:before="11"/>
              <w:rPr>
                <w:sz w:val="17"/>
                <w:highlight w:val="yellow"/>
              </w:rPr>
            </w:pPr>
          </w:p>
          <w:p w14:paraId="5302C95D" w14:textId="77777777" w:rsidR="00073A28" w:rsidRPr="00E74F0E" w:rsidRDefault="00073A28" w:rsidP="00F74341">
            <w:pPr>
              <w:pStyle w:val="TableParagraph"/>
              <w:numPr>
                <w:ilvl w:val="0"/>
                <w:numId w:val="5"/>
              </w:numPr>
              <w:tabs>
                <w:tab w:val="left" w:pos="828"/>
              </w:tabs>
              <w:spacing w:before="1"/>
              <w:ind w:hanging="361"/>
              <w:rPr>
                <w:highlight w:val="yellow"/>
              </w:rPr>
            </w:pPr>
            <w:r w:rsidRPr="00E74F0E">
              <w:rPr>
                <w:highlight w:val="yellow"/>
              </w:rPr>
              <w:t>DPP</w:t>
            </w:r>
            <w:r w:rsidRPr="00E74F0E">
              <w:rPr>
                <w:spacing w:val="-3"/>
                <w:highlight w:val="yellow"/>
              </w:rPr>
              <w:t xml:space="preserve"> </w:t>
            </w:r>
            <w:r w:rsidRPr="00E74F0E">
              <w:rPr>
                <w:highlight w:val="yellow"/>
              </w:rPr>
              <w:t>IT</w:t>
            </w:r>
            <w:r w:rsidRPr="00E74F0E">
              <w:rPr>
                <w:spacing w:val="-2"/>
                <w:highlight w:val="yellow"/>
              </w:rPr>
              <w:t xml:space="preserve"> </w:t>
            </w:r>
            <w:r w:rsidRPr="00E74F0E">
              <w:rPr>
                <w:highlight w:val="yellow"/>
              </w:rPr>
              <w:t>system</w:t>
            </w:r>
            <w:r w:rsidRPr="00E74F0E">
              <w:rPr>
                <w:spacing w:val="-1"/>
                <w:highlight w:val="yellow"/>
              </w:rPr>
              <w:t xml:space="preserve"> </w:t>
            </w:r>
            <w:r w:rsidRPr="00E74F0E">
              <w:rPr>
                <w:spacing w:val="-2"/>
                <w:highlight w:val="yellow"/>
              </w:rPr>
              <w:t>management,</w:t>
            </w:r>
          </w:p>
          <w:p w14:paraId="2CF3D8BE" w14:textId="77777777" w:rsidR="00073A28" w:rsidRPr="00E74F0E" w:rsidRDefault="00073A28" w:rsidP="00F74341">
            <w:pPr>
              <w:pStyle w:val="TableParagraph"/>
              <w:spacing w:before="8"/>
              <w:rPr>
                <w:sz w:val="17"/>
                <w:highlight w:val="yellow"/>
              </w:rPr>
            </w:pPr>
          </w:p>
          <w:p w14:paraId="21CEB057" w14:textId="77777777" w:rsidR="00073A28" w:rsidRPr="00E74F0E" w:rsidRDefault="00073A28" w:rsidP="00F74341">
            <w:pPr>
              <w:pStyle w:val="TableParagraph"/>
              <w:numPr>
                <w:ilvl w:val="0"/>
                <w:numId w:val="5"/>
              </w:numPr>
              <w:tabs>
                <w:tab w:val="left" w:pos="828"/>
              </w:tabs>
              <w:spacing w:before="1"/>
              <w:ind w:right="367"/>
              <w:rPr>
                <w:highlight w:val="yellow"/>
              </w:rPr>
            </w:pPr>
            <w:r w:rsidRPr="00E74F0E">
              <w:rPr>
                <w:highlight w:val="yellow"/>
              </w:rPr>
              <w:t>Full</w:t>
            </w:r>
            <w:r w:rsidRPr="00E74F0E">
              <w:rPr>
                <w:spacing w:val="-11"/>
                <w:highlight w:val="yellow"/>
              </w:rPr>
              <w:t xml:space="preserve"> </w:t>
            </w:r>
            <w:r w:rsidRPr="00E74F0E">
              <w:rPr>
                <w:highlight w:val="yellow"/>
              </w:rPr>
              <w:t>revenue</w:t>
            </w:r>
            <w:r w:rsidRPr="00E74F0E">
              <w:rPr>
                <w:spacing w:val="-12"/>
                <w:highlight w:val="yellow"/>
              </w:rPr>
              <w:t xml:space="preserve"> </w:t>
            </w:r>
            <w:r w:rsidRPr="00E74F0E">
              <w:rPr>
                <w:highlight w:val="yellow"/>
              </w:rPr>
              <w:t>cycle</w:t>
            </w:r>
            <w:r w:rsidRPr="00E74F0E">
              <w:rPr>
                <w:spacing w:val="-12"/>
                <w:highlight w:val="yellow"/>
              </w:rPr>
              <w:t xml:space="preserve"> </w:t>
            </w:r>
            <w:r w:rsidRPr="00E74F0E">
              <w:rPr>
                <w:highlight w:val="yellow"/>
              </w:rPr>
              <w:t xml:space="preserve">management </w:t>
            </w:r>
            <w:r w:rsidRPr="00E74F0E">
              <w:rPr>
                <w:spacing w:val="-2"/>
                <w:highlight w:val="yellow"/>
              </w:rPr>
              <w:t>services,</w:t>
            </w:r>
          </w:p>
          <w:p w14:paraId="114FBFBE" w14:textId="77777777" w:rsidR="00073A28" w:rsidRPr="00E74F0E" w:rsidRDefault="00073A28" w:rsidP="00F74341">
            <w:pPr>
              <w:pStyle w:val="TableParagraph"/>
              <w:spacing w:before="12"/>
              <w:rPr>
                <w:sz w:val="17"/>
                <w:highlight w:val="yellow"/>
              </w:rPr>
            </w:pPr>
          </w:p>
          <w:p w14:paraId="3B7B9019" w14:textId="77777777" w:rsidR="00073A28" w:rsidRPr="00E74F0E" w:rsidRDefault="00073A28" w:rsidP="00F74341">
            <w:pPr>
              <w:pStyle w:val="TableParagraph"/>
              <w:numPr>
                <w:ilvl w:val="0"/>
                <w:numId w:val="5"/>
              </w:numPr>
              <w:tabs>
                <w:tab w:val="left" w:pos="828"/>
              </w:tabs>
              <w:ind w:right="664"/>
              <w:rPr>
                <w:highlight w:val="yellow"/>
              </w:rPr>
            </w:pPr>
            <w:r w:rsidRPr="00E74F0E">
              <w:rPr>
                <w:highlight w:val="yellow"/>
              </w:rPr>
              <w:t>Payment</w:t>
            </w:r>
            <w:r w:rsidRPr="00E74F0E">
              <w:rPr>
                <w:spacing w:val="-11"/>
                <w:highlight w:val="yellow"/>
              </w:rPr>
              <w:t xml:space="preserve"> </w:t>
            </w:r>
            <w:r w:rsidRPr="00E74F0E">
              <w:rPr>
                <w:highlight w:val="yellow"/>
              </w:rPr>
              <w:t>processing</w:t>
            </w:r>
            <w:r w:rsidRPr="00E74F0E">
              <w:rPr>
                <w:spacing w:val="-13"/>
                <w:highlight w:val="yellow"/>
              </w:rPr>
              <w:t xml:space="preserve"> </w:t>
            </w:r>
            <w:r w:rsidRPr="00E74F0E">
              <w:rPr>
                <w:highlight w:val="yellow"/>
              </w:rPr>
              <w:t>to</w:t>
            </w:r>
            <w:r w:rsidRPr="00E74F0E">
              <w:rPr>
                <w:spacing w:val="-13"/>
                <w:highlight w:val="yellow"/>
              </w:rPr>
              <w:t xml:space="preserve"> </w:t>
            </w:r>
            <w:r w:rsidRPr="00E74F0E">
              <w:rPr>
                <w:highlight w:val="yellow"/>
              </w:rPr>
              <w:t>DPP Supplier subsidiaries,</w:t>
            </w:r>
          </w:p>
          <w:p w14:paraId="0E53F224" w14:textId="77777777" w:rsidR="00073A28" w:rsidRPr="00E74F0E" w:rsidRDefault="00073A28" w:rsidP="00F74341">
            <w:pPr>
              <w:pStyle w:val="TableParagraph"/>
              <w:spacing w:before="10"/>
              <w:rPr>
                <w:sz w:val="17"/>
                <w:highlight w:val="yellow"/>
              </w:rPr>
            </w:pPr>
          </w:p>
          <w:p w14:paraId="457D0780" w14:textId="77777777" w:rsidR="00073A28" w:rsidRPr="00E74F0E" w:rsidRDefault="00073A28" w:rsidP="00F74341">
            <w:pPr>
              <w:pStyle w:val="TableParagraph"/>
              <w:numPr>
                <w:ilvl w:val="0"/>
                <w:numId w:val="5"/>
              </w:numPr>
              <w:tabs>
                <w:tab w:val="left" w:pos="827"/>
              </w:tabs>
              <w:ind w:left="826"/>
              <w:rPr>
                <w:highlight w:val="yellow"/>
              </w:rPr>
            </w:pPr>
            <w:r w:rsidRPr="00E74F0E">
              <w:rPr>
                <w:highlight w:val="yellow"/>
              </w:rPr>
              <w:t>DPRP</w:t>
            </w:r>
            <w:r w:rsidRPr="00E74F0E">
              <w:rPr>
                <w:spacing w:val="-1"/>
                <w:highlight w:val="yellow"/>
              </w:rPr>
              <w:t xml:space="preserve"> </w:t>
            </w:r>
            <w:r w:rsidRPr="00E74F0E">
              <w:rPr>
                <w:spacing w:val="-2"/>
                <w:highlight w:val="yellow"/>
              </w:rPr>
              <w:t>reporting,</w:t>
            </w:r>
          </w:p>
          <w:p w14:paraId="68958AB8" w14:textId="77777777" w:rsidR="00073A28" w:rsidRPr="00E74F0E" w:rsidRDefault="00073A28" w:rsidP="00F74341">
            <w:pPr>
              <w:pStyle w:val="TableParagraph"/>
              <w:spacing w:before="11"/>
              <w:rPr>
                <w:sz w:val="17"/>
                <w:highlight w:val="yellow"/>
              </w:rPr>
            </w:pPr>
          </w:p>
          <w:p w14:paraId="4BF7B126" w14:textId="77777777" w:rsidR="00073A28" w:rsidRPr="00E74F0E" w:rsidRDefault="00073A28" w:rsidP="00F74341">
            <w:pPr>
              <w:pStyle w:val="TableParagraph"/>
              <w:numPr>
                <w:ilvl w:val="0"/>
                <w:numId w:val="5"/>
              </w:numPr>
              <w:tabs>
                <w:tab w:val="left" w:pos="827"/>
              </w:tabs>
              <w:ind w:left="826" w:right="130"/>
              <w:rPr>
                <w:highlight w:val="yellow"/>
              </w:rPr>
            </w:pPr>
            <w:r w:rsidRPr="00E74F0E">
              <w:rPr>
                <w:highlight w:val="yellow"/>
              </w:rPr>
              <w:t>Continuous</w:t>
            </w:r>
            <w:r w:rsidRPr="00E74F0E">
              <w:rPr>
                <w:spacing w:val="-14"/>
                <w:highlight w:val="yellow"/>
              </w:rPr>
              <w:t xml:space="preserve"> </w:t>
            </w:r>
            <w:r w:rsidRPr="00E74F0E">
              <w:rPr>
                <w:highlight w:val="yellow"/>
              </w:rPr>
              <w:t>Quality</w:t>
            </w:r>
            <w:r w:rsidRPr="00E74F0E">
              <w:rPr>
                <w:spacing w:val="-14"/>
                <w:highlight w:val="yellow"/>
              </w:rPr>
              <w:t xml:space="preserve"> </w:t>
            </w:r>
            <w:r w:rsidRPr="00E74F0E">
              <w:rPr>
                <w:highlight w:val="yellow"/>
              </w:rPr>
              <w:t>Improvement Program implementation.</w:t>
            </w:r>
          </w:p>
        </w:tc>
        <w:tc>
          <w:tcPr>
            <w:tcW w:w="4147" w:type="dxa"/>
          </w:tcPr>
          <w:p w14:paraId="7853E5C1" w14:textId="77777777" w:rsidR="00073A28" w:rsidRPr="00E74F0E" w:rsidRDefault="00073A28" w:rsidP="00F74341">
            <w:pPr>
              <w:pStyle w:val="TableParagraph"/>
              <w:spacing w:before="9"/>
              <w:rPr>
                <w:sz w:val="17"/>
                <w:highlight w:val="yellow"/>
              </w:rPr>
            </w:pPr>
          </w:p>
          <w:p w14:paraId="6EC6ED59" w14:textId="7D126B9B" w:rsidR="00073A28" w:rsidRDefault="00363D3B" w:rsidP="00F74341">
            <w:pPr>
              <w:pStyle w:val="TableParagraph"/>
              <w:spacing w:before="1"/>
              <w:ind w:left="108" w:right="86"/>
              <w:rPr>
                <w:ins w:id="150" w:author="PD CATCH" w:date="2026-03-06T12:31:00Z" w16du:dateUtc="2026-03-06T18:31:00Z"/>
                <w:highlight w:val="yellow"/>
              </w:rPr>
            </w:pPr>
            <w:ins w:id="151" w:author="Patel, Kinal M." w:date="2026-03-13T19:13:00Z" w16du:dateUtc="2026-03-14T00:13:00Z">
              <w:r>
                <w:rPr>
                  <w:highlight w:val="yellow"/>
                </w:rPr>
                <w:t xml:space="preserve">UHO </w:t>
              </w:r>
              <w:r w:rsidR="00F62AB8">
                <w:rPr>
                  <w:highlight w:val="yellow"/>
                </w:rPr>
                <w:t>Administrative</w:t>
              </w:r>
              <w:r>
                <w:rPr>
                  <w:highlight w:val="yellow"/>
                </w:rPr>
                <w:t xml:space="preserve"> Fee</w:t>
              </w:r>
              <w:r w:rsidR="00F62AB8">
                <w:rPr>
                  <w:highlight w:val="yellow"/>
                </w:rPr>
                <w:t xml:space="preserve">: </w:t>
              </w:r>
            </w:ins>
            <w:r w:rsidR="00073A28" w:rsidRPr="00E74F0E">
              <w:rPr>
                <w:highlight w:val="yellow"/>
              </w:rPr>
              <w:t xml:space="preserve">Flat fee for all UHO services = </w:t>
            </w:r>
            <w:ins w:id="152" w:author="PD CATCH" w:date="2026-03-05T13:44:00Z" w16du:dateUtc="2026-03-05T19:44:00Z">
              <w:r w:rsidR="003C1EAD">
                <w:rPr>
                  <w:highlight w:val="yellow"/>
                </w:rPr>
                <w:t>15</w:t>
              </w:r>
            </w:ins>
            <w:del w:id="153" w:author="PD CATCH" w:date="2026-03-05T13:44:00Z" w16du:dateUtc="2026-03-05T19:44:00Z">
              <w:r w:rsidR="00073A28" w:rsidRPr="00E74F0E" w:rsidDel="003C1EAD">
                <w:rPr>
                  <w:highlight w:val="yellow"/>
                </w:rPr>
                <w:delText>20</w:delText>
              </w:r>
            </w:del>
            <w:r w:rsidR="00073A28" w:rsidRPr="00E74F0E">
              <w:rPr>
                <w:highlight w:val="yellow"/>
              </w:rPr>
              <w:t>% of collections</w:t>
            </w:r>
            <w:ins w:id="154" w:author="Patel, Kinal M." w:date="2026-03-13T19:16:00Z" w16du:dateUtc="2026-03-14T00:16:00Z">
              <w:r w:rsidR="003E20D3">
                <w:rPr>
                  <w:highlight w:val="yellow"/>
                </w:rPr>
                <w:t xml:space="preserve"> of Service Revenues</w:t>
              </w:r>
            </w:ins>
            <w:r w:rsidR="00073A28" w:rsidRPr="00E74F0E">
              <w:rPr>
                <w:highlight w:val="yellow"/>
              </w:rPr>
              <w:t>*.</w:t>
            </w:r>
            <w:r w:rsidR="00073A28" w:rsidRPr="00E74F0E">
              <w:rPr>
                <w:spacing w:val="-7"/>
                <w:highlight w:val="yellow"/>
              </w:rPr>
              <w:t xml:space="preserve"> </w:t>
            </w:r>
            <w:r w:rsidR="00073A28" w:rsidRPr="00E74F0E">
              <w:rPr>
                <w:highlight w:val="yellow"/>
              </w:rPr>
              <w:t>When the</w:t>
            </w:r>
            <w:r w:rsidR="00073A28" w:rsidRPr="00E74F0E">
              <w:rPr>
                <w:spacing w:val="-6"/>
                <w:highlight w:val="yellow"/>
              </w:rPr>
              <w:t xml:space="preserve"> </w:t>
            </w:r>
            <w:r w:rsidR="00073A28" w:rsidRPr="00E74F0E">
              <w:rPr>
                <w:highlight w:val="yellow"/>
              </w:rPr>
              <w:t>UHO</w:t>
            </w:r>
            <w:r w:rsidR="00073A28" w:rsidRPr="00E74F0E">
              <w:rPr>
                <w:spacing w:val="-6"/>
                <w:highlight w:val="yellow"/>
              </w:rPr>
              <w:t xml:space="preserve"> </w:t>
            </w:r>
            <w:r w:rsidR="00073A28" w:rsidRPr="00E74F0E">
              <w:rPr>
                <w:highlight w:val="yellow"/>
              </w:rPr>
              <w:t>is</w:t>
            </w:r>
            <w:r w:rsidR="00073A28" w:rsidRPr="00E74F0E">
              <w:rPr>
                <w:spacing w:val="-7"/>
                <w:highlight w:val="yellow"/>
              </w:rPr>
              <w:t xml:space="preserve"> </w:t>
            </w:r>
            <w:r w:rsidR="00073A28" w:rsidRPr="00E74F0E">
              <w:rPr>
                <w:highlight w:val="yellow"/>
              </w:rPr>
              <w:t>grant</w:t>
            </w:r>
            <w:r w:rsidR="00073A28" w:rsidRPr="00E74F0E">
              <w:rPr>
                <w:spacing w:val="-7"/>
                <w:highlight w:val="yellow"/>
              </w:rPr>
              <w:t xml:space="preserve"> </w:t>
            </w:r>
            <w:r w:rsidR="00073A28" w:rsidRPr="00E74F0E">
              <w:rPr>
                <w:highlight w:val="yellow"/>
              </w:rPr>
              <w:t>funded,</w:t>
            </w:r>
            <w:r w:rsidR="00073A28" w:rsidRPr="00E74F0E">
              <w:rPr>
                <w:spacing w:val="-7"/>
                <w:highlight w:val="yellow"/>
              </w:rPr>
              <w:t xml:space="preserve"> </w:t>
            </w:r>
            <w:r w:rsidR="00073A28" w:rsidRPr="00E74F0E">
              <w:rPr>
                <w:highlight w:val="yellow"/>
              </w:rPr>
              <w:t xml:space="preserve">the </w:t>
            </w:r>
            <w:ins w:id="155" w:author="PD CATCH" w:date="2026-03-05T13:44:00Z" w16du:dateUtc="2026-03-05T19:44:00Z">
              <w:r w:rsidR="003C1EAD">
                <w:rPr>
                  <w:highlight w:val="yellow"/>
                </w:rPr>
                <w:t>15</w:t>
              </w:r>
            </w:ins>
            <w:del w:id="156" w:author="PD CATCH" w:date="2026-03-05T13:44:00Z" w16du:dateUtc="2026-03-05T19:44:00Z">
              <w:r w:rsidR="00073A28" w:rsidRPr="00E74F0E" w:rsidDel="003C1EAD">
                <w:rPr>
                  <w:highlight w:val="yellow"/>
                </w:rPr>
                <w:delText>20</w:delText>
              </w:r>
            </w:del>
            <w:r w:rsidR="00073A28" w:rsidRPr="00E74F0E">
              <w:rPr>
                <w:highlight w:val="yellow"/>
              </w:rPr>
              <w:t xml:space="preserve">% fee will go to the HUB for marketing to increase participant volumes and provide services that are not grant supported. </w:t>
            </w:r>
          </w:p>
          <w:p w14:paraId="4D33F4BF" w14:textId="77777777" w:rsidR="00170470" w:rsidRDefault="00170470" w:rsidP="00F74341">
            <w:pPr>
              <w:pStyle w:val="TableParagraph"/>
              <w:spacing w:before="1"/>
              <w:ind w:left="108" w:right="86"/>
              <w:rPr>
                <w:ins w:id="157" w:author="PD CATCH" w:date="2026-03-06T12:31:00Z" w16du:dateUtc="2026-03-06T18:31:00Z"/>
                <w:highlight w:val="yellow"/>
              </w:rPr>
            </w:pPr>
          </w:p>
          <w:p w14:paraId="45A20CFB" w14:textId="2E1C78E9" w:rsidR="00632208" w:rsidRPr="00E74F0E" w:rsidRDefault="00170470" w:rsidP="00632208">
            <w:pPr>
              <w:pStyle w:val="TableParagraph"/>
              <w:spacing w:before="1"/>
              <w:ind w:left="108" w:right="86"/>
              <w:rPr>
                <w:highlight w:val="yellow"/>
              </w:rPr>
            </w:pPr>
            <w:ins w:id="158" w:author="PD CATCH" w:date="2026-03-06T12:31:00Z" w16du:dateUtc="2026-03-06T18:31:00Z">
              <w:r>
                <w:rPr>
                  <w:highlight w:val="yellow"/>
                </w:rPr>
                <w:t xml:space="preserve">Supplier </w:t>
              </w:r>
              <w:r w:rsidR="0018210D">
                <w:rPr>
                  <w:highlight w:val="yellow"/>
                </w:rPr>
                <w:t xml:space="preserve">will retain </w:t>
              </w:r>
            </w:ins>
            <w:ins w:id="159" w:author="PD CATCH" w:date="2026-03-06T12:32:00Z" w16du:dateUtc="2026-03-06T18:32:00Z">
              <w:r w:rsidR="0018210D">
                <w:rPr>
                  <w:highlight w:val="yellow"/>
                </w:rPr>
                <w:t>5% of collections</w:t>
              </w:r>
            </w:ins>
            <w:ins w:id="160" w:author="Patel, Kinal M." w:date="2026-03-13T19:04:00Z" w16du:dateUtc="2026-03-14T00:04:00Z">
              <w:r w:rsidR="00B135FF">
                <w:rPr>
                  <w:highlight w:val="yellow"/>
                </w:rPr>
                <w:t xml:space="preserve"> for its support services</w:t>
              </w:r>
            </w:ins>
            <w:ins w:id="161" w:author="Patel, Kinal M." w:date="2026-03-13T19:08:00Z" w16du:dateUtc="2026-03-14T00:08:00Z">
              <w:r w:rsidR="00687BFF">
                <w:rPr>
                  <w:highlight w:val="yellow"/>
                </w:rPr>
                <w:t xml:space="preserve"> to UHO </w:t>
              </w:r>
            </w:ins>
            <w:ins w:id="162" w:author="Patel, Kinal M." w:date="2026-03-13T19:04:00Z" w16du:dateUtc="2026-03-14T00:04:00Z">
              <w:r w:rsidR="00C75AB8">
                <w:rPr>
                  <w:highlight w:val="yellow"/>
                </w:rPr>
                <w:t>hereunder;</w:t>
              </w:r>
            </w:ins>
            <w:ins w:id="163" w:author="PD CATCH" w:date="2026-03-06T12:32:00Z" w16du:dateUtc="2026-03-06T18:32:00Z">
              <w:del w:id="164" w:author="Patel, Kinal M." w:date="2026-03-13T19:04:00Z" w16du:dateUtc="2026-03-14T00:04:00Z">
                <w:r w:rsidR="0018210D" w:rsidDel="00C75AB8">
                  <w:rPr>
                    <w:highlight w:val="yellow"/>
                  </w:rPr>
                  <w:delText>,</w:delText>
                </w:r>
              </w:del>
              <w:r w:rsidR="0018210D">
                <w:rPr>
                  <w:highlight w:val="yellow"/>
                </w:rPr>
                <w:t xml:space="preserve"> and</w:t>
              </w:r>
            </w:ins>
            <w:ins w:id="165" w:author="Patel, Kinal M." w:date="2026-03-13T19:04:00Z" w16du:dateUtc="2026-03-14T00:04:00Z">
              <w:r w:rsidR="00973120">
                <w:rPr>
                  <w:highlight w:val="yellow"/>
                </w:rPr>
                <w:t xml:space="preserve">, </w:t>
              </w:r>
            </w:ins>
            <w:ins w:id="166" w:author="Patel, Kinal M." w:date="2026-03-13T19:05:00Z" w16du:dateUtc="2026-03-14T00:05:00Z">
              <w:r w:rsidR="00973120">
                <w:rPr>
                  <w:highlight w:val="yellow"/>
                </w:rPr>
                <w:t xml:space="preserve">will commit to </w:t>
              </w:r>
            </w:ins>
            <w:ins w:id="167" w:author="PD CATCH" w:date="2026-03-06T12:32:00Z" w16du:dateUtc="2026-03-06T18:32:00Z">
              <w:del w:id="168" w:author="Patel, Kinal M." w:date="2026-03-13T19:04:00Z" w16du:dateUtc="2026-03-14T00:04:00Z">
                <w:r w:rsidR="0018210D" w:rsidDel="00C75AB8">
                  <w:rPr>
                    <w:highlight w:val="yellow"/>
                  </w:rPr>
                  <w:delText xml:space="preserve"> </w:delText>
                </w:r>
              </w:del>
              <w:r w:rsidR="0018210D">
                <w:rPr>
                  <w:highlight w:val="yellow"/>
                </w:rPr>
                <w:t xml:space="preserve">distribute </w:t>
              </w:r>
            </w:ins>
            <w:ins w:id="169" w:author="Patel, Kinal M." w:date="2026-03-13T19:05:00Z" w16du:dateUtc="2026-03-14T00:05:00Z">
              <w:r w:rsidR="00F840E6">
                <w:rPr>
                  <w:highlight w:val="yellow"/>
                </w:rPr>
                <w:t xml:space="preserve">the </w:t>
              </w:r>
            </w:ins>
            <w:ins w:id="170" w:author="PD CATCH" w:date="2026-03-06T12:32:00Z" w16du:dateUtc="2026-03-06T18:32:00Z">
              <w:r w:rsidR="0018210D">
                <w:rPr>
                  <w:highlight w:val="yellow"/>
                </w:rPr>
                <w:t>remaining 80%</w:t>
              </w:r>
            </w:ins>
            <w:ins w:id="171" w:author="Patel, Kinal M." w:date="2026-03-13T19:03:00Z" w16du:dateUtc="2026-03-14T00:03:00Z">
              <w:r w:rsidR="00B6157D">
                <w:rPr>
                  <w:highlight w:val="yellow"/>
                </w:rPr>
                <w:t xml:space="preserve"> among </w:t>
              </w:r>
            </w:ins>
            <w:ins w:id="172" w:author="Patel, Kinal M." w:date="2026-03-13T19:05:00Z" w16du:dateUtc="2026-03-14T00:05:00Z">
              <w:r w:rsidR="00F840E6">
                <w:rPr>
                  <w:highlight w:val="yellow"/>
                </w:rPr>
                <w:t>its</w:t>
              </w:r>
            </w:ins>
            <w:ins w:id="173" w:author="PD CATCH" w:date="2026-03-06T12:32:00Z" w16du:dateUtc="2026-03-06T18:32:00Z">
              <w:del w:id="174" w:author="Patel, Kinal M." w:date="2026-03-13T19:03:00Z" w16du:dateUtc="2026-03-14T00:03:00Z">
                <w:r w:rsidR="0018210D" w:rsidDel="00B6157D">
                  <w:rPr>
                    <w:highlight w:val="yellow"/>
                  </w:rPr>
                  <w:delText xml:space="preserve"> to</w:delText>
                </w:r>
              </w:del>
              <w:r w:rsidR="0018210D">
                <w:rPr>
                  <w:highlight w:val="yellow"/>
                </w:rPr>
                <w:t xml:space="preserve"> Subsidiaries</w:t>
              </w:r>
            </w:ins>
            <w:ins w:id="175" w:author="Patel, Kinal M." w:date="2026-03-13T19:05:00Z" w16du:dateUtc="2026-03-14T00:05:00Z">
              <w:r w:rsidR="00F840E6">
                <w:rPr>
                  <w:highlight w:val="yellow"/>
                </w:rPr>
                <w:t xml:space="preserve"> rendering</w:t>
              </w:r>
            </w:ins>
            <w:ins w:id="176" w:author="Patel, Kinal M." w:date="2026-03-13T19:07:00Z" w16du:dateUtc="2026-03-14T00:07:00Z">
              <w:r w:rsidR="00D70CFB">
                <w:rPr>
                  <w:highlight w:val="yellow"/>
                </w:rPr>
                <w:t xml:space="preserve"> diabetes prevention program services</w:t>
              </w:r>
            </w:ins>
            <w:ins w:id="177" w:author="PD CATCH" w:date="2026-03-06T12:32:00Z" w16du:dateUtc="2026-03-06T18:32:00Z">
              <w:r w:rsidR="0018210D">
                <w:rPr>
                  <w:highlight w:val="yellow"/>
                </w:rPr>
                <w:t>.</w:t>
              </w:r>
            </w:ins>
            <w:ins w:id="178" w:author="Patel, Kinal M." w:date="2026-03-13T19:19:00Z" w16du:dateUtc="2026-03-14T00:19:00Z">
              <w:r w:rsidR="00632208">
                <w:rPr>
                  <w:highlight w:val="yellow"/>
                </w:rPr>
                <w:br/>
              </w:r>
            </w:ins>
          </w:p>
        </w:tc>
      </w:tr>
    </w:tbl>
    <w:p w14:paraId="3E3E122E" w14:textId="77777777" w:rsidR="00073A28" w:rsidRPr="00E74F0E" w:rsidRDefault="00073A28" w:rsidP="00073A28">
      <w:pPr>
        <w:pStyle w:val="BodyText"/>
        <w:spacing w:before="10"/>
        <w:rPr>
          <w:sz w:val="17"/>
          <w:highlight w:val="yellow"/>
        </w:rPr>
      </w:pPr>
    </w:p>
    <w:p w14:paraId="6E4C33DE" w14:textId="333053A2" w:rsidR="00073A28" w:rsidRPr="00D97626" w:rsidRDefault="00073A28" w:rsidP="00D97626">
      <w:pPr>
        <w:tabs>
          <w:tab w:val="left" w:pos="1039"/>
          <w:tab w:val="left" w:pos="1040"/>
        </w:tabs>
        <w:ind w:right="459"/>
      </w:pPr>
      <w:bookmarkStart w:id="179" w:name="4.5_Within_thirty_(30)_days_of_UHO_recei"/>
      <w:bookmarkEnd w:id="179"/>
      <w:r w:rsidRPr="00E74F0E">
        <w:rPr>
          <w:highlight w:val="yellow"/>
        </w:rPr>
        <w:lastRenderedPageBreak/>
        <w:t>Within</w:t>
      </w:r>
      <w:r w:rsidRPr="00E74F0E">
        <w:rPr>
          <w:spacing w:val="-4"/>
          <w:highlight w:val="yellow"/>
        </w:rPr>
        <w:t xml:space="preserve"> </w:t>
      </w:r>
      <w:r w:rsidRPr="00E74F0E">
        <w:rPr>
          <w:highlight w:val="yellow"/>
        </w:rPr>
        <w:t>thirty</w:t>
      </w:r>
      <w:r w:rsidRPr="00E74F0E">
        <w:rPr>
          <w:spacing w:val="-5"/>
          <w:highlight w:val="yellow"/>
        </w:rPr>
        <w:t xml:space="preserve"> </w:t>
      </w:r>
      <w:r w:rsidRPr="00E74F0E">
        <w:rPr>
          <w:highlight w:val="yellow"/>
        </w:rPr>
        <w:t>(30)</w:t>
      </w:r>
      <w:r w:rsidRPr="00E74F0E">
        <w:rPr>
          <w:spacing w:val="-1"/>
          <w:highlight w:val="yellow"/>
        </w:rPr>
        <w:t xml:space="preserve"> </w:t>
      </w:r>
      <w:r w:rsidRPr="00E74F0E">
        <w:rPr>
          <w:highlight w:val="yellow"/>
        </w:rPr>
        <w:t>days</w:t>
      </w:r>
      <w:r w:rsidRPr="00E74F0E">
        <w:rPr>
          <w:spacing w:val="-2"/>
          <w:highlight w:val="yellow"/>
        </w:rPr>
        <w:t xml:space="preserve"> </w:t>
      </w:r>
      <w:r w:rsidRPr="00E74F0E">
        <w:rPr>
          <w:highlight w:val="yellow"/>
        </w:rPr>
        <w:t>of</w:t>
      </w:r>
      <w:r w:rsidRPr="00E74F0E">
        <w:rPr>
          <w:spacing w:val="-1"/>
          <w:highlight w:val="yellow"/>
        </w:rPr>
        <w:t xml:space="preserve"> </w:t>
      </w:r>
      <w:r w:rsidRPr="00E74F0E">
        <w:rPr>
          <w:highlight w:val="yellow"/>
        </w:rPr>
        <w:t>UHO</w:t>
      </w:r>
      <w:r w:rsidRPr="00E74F0E">
        <w:rPr>
          <w:spacing w:val="-3"/>
          <w:highlight w:val="yellow"/>
        </w:rPr>
        <w:t xml:space="preserve"> </w:t>
      </w:r>
      <w:r w:rsidRPr="00E74F0E">
        <w:rPr>
          <w:highlight w:val="yellow"/>
        </w:rPr>
        <w:t>receiving</w:t>
      </w:r>
      <w:r w:rsidRPr="00E74F0E">
        <w:rPr>
          <w:spacing w:val="-3"/>
          <w:highlight w:val="yellow"/>
        </w:rPr>
        <w:t xml:space="preserve"> </w:t>
      </w:r>
      <w:r w:rsidRPr="00E74F0E">
        <w:rPr>
          <w:highlight w:val="yellow"/>
        </w:rPr>
        <w:t>Service</w:t>
      </w:r>
      <w:r w:rsidRPr="00E74F0E">
        <w:rPr>
          <w:spacing w:val="-5"/>
          <w:highlight w:val="yellow"/>
        </w:rPr>
        <w:t xml:space="preserve"> </w:t>
      </w:r>
      <w:r w:rsidRPr="00E74F0E">
        <w:rPr>
          <w:highlight w:val="yellow"/>
        </w:rPr>
        <w:t>Revenues,</w:t>
      </w:r>
      <w:r w:rsidRPr="00E74F0E">
        <w:rPr>
          <w:spacing w:val="-4"/>
          <w:highlight w:val="yellow"/>
        </w:rPr>
        <w:t xml:space="preserve"> </w:t>
      </w:r>
      <w:r w:rsidRPr="00E74F0E">
        <w:rPr>
          <w:highlight w:val="yellow"/>
        </w:rPr>
        <w:t>UHO</w:t>
      </w:r>
      <w:r w:rsidRPr="00E74F0E">
        <w:rPr>
          <w:spacing w:val="-6"/>
          <w:highlight w:val="yellow"/>
        </w:rPr>
        <w:t xml:space="preserve"> </w:t>
      </w:r>
      <w:r w:rsidRPr="00E74F0E">
        <w:rPr>
          <w:highlight w:val="yellow"/>
        </w:rPr>
        <w:t>will</w:t>
      </w:r>
      <w:r w:rsidRPr="00E74F0E">
        <w:rPr>
          <w:spacing w:val="-2"/>
          <w:highlight w:val="yellow"/>
        </w:rPr>
        <w:t xml:space="preserve"> </w:t>
      </w:r>
      <w:r w:rsidRPr="00E74F0E">
        <w:rPr>
          <w:highlight w:val="yellow"/>
        </w:rPr>
        <w:t>remit</w:t>
      </w:r>
      <w:r w:rsidRPr="00E74F0E">
        <w:rPr>
          <w:spacing w:val="-2"/>
          <w:highlight w:val="yellow"/>
        </w:rPr>
        <w:t xml:space="preserve"> </w:t>
      </w:r>
      <w:r w:rsidRPr="00E74F0E">
        <w:rPr>
          <w:highlight w:val="yellow"/>
        </w:rPr>
        <w:t xml:space="preserve">payment to the Supplier based on the fee schedule in </w:t>
      </w:r>
      <w:r w:rsidR="00D97626" w:rsidRPr="00E74F0E">
        <w:rPr>
          <w:highlight w:val="yellow"/>
        </w:rPr>
        <w:t>table above</w:t>
      </w:r>
      <w:r w:rsidRPr="00E74F0E">
        <w:rPr>
          <w:highlight w:val="yellow"/>
        </w:rPr>
        <w:t>.</w:t>
      </w:r>
    </w:p>
    <w:p w14:paraId="42281675" w14:textId="16F256E8" w:rsidR="00C160FC" w:rsidRPr="00C160FC" w:rsidRDefault="00C160FC" w:rsidP="00C160FC">
      <w:pPr>
        <w:rPr>
          <w:rFonts w:ascii="Times New Roman" w:eastAsia="Times New Roman" w:hAnsi="Times New Roman" w:cs="Times New Roman"/>
          <w:i/>
          <w:iCs/>
          <w:sz w:val="24"/>
          <w:szCs w:val="24"/>
        </w:rPr>
      </w:pPr>
      <w:r>
        <w:rPr>
          <w:b/>
          <w:bCs/>
          <w:i/>
          <w:iCs/>
        </w:rPr>
        <w:br w:type="page"/>
      </w:r>
    </w:p>
    <w:p w14:paraId="7B095E54" w14:textId="53DCB1E3" w:rsidR="00BC68BC" w:rsidRDefault="00CC6B60">
      <w:pPr>
        <w:pStyle w:val="Heading1"/>
        <w:spacing w:before="214"/>
        <w:ind w:left="1947" w:right="2066" w:firstLine="0"/>
        <w:jc w:val="center"/>
      </w:pPr>
      <w:r>
        <w:lastRenderedPageBreak/>
        <w:t>HIPAA</w:t>
      </w:r>
      <w:r>
        <w:rPr>
          <w:spacing w:val="-12"/>
        </w:rPr>
        <w:t xml:space="preserve"> </w:t>
      </w:r>
      <w:r>
        <w:t>BUSINESS</w:t>
      </w:r>
      <w:r>
        <w:rPr>
          <w:spacing w:val="-12"/>
        </w:rPr>
        <w:t xml:space="preserve"> </w:t>
      </w:r>
      <w:r>
        <w:t>ASSOCIATE</w:t>
      </w:r>
      <w:r>
        <w:rPr>
          <w:spacing w:val="-10"/>
        </w:rPr>
        <w:t xml:space="preserve"> </w:t>
      </w:r>
      <w:r>
        <w:rPr>
          <w:spacing w:val="-2"/>
        </w:rPr>
        <w:t>AGREEMENT</w:t>
      </w:r>
    </w:p>
    <w:p w14:paraId="3174C4A9" w14:textId="77777777" w:rsidR="00BC68BC" w:rsidRDefault="00BC68BC">
      <w:pPr>
        <w:pStyle w:val="BodyText"/>
        <w:rPr>
          <w:rFonts w:ascii="Times New Roman"/>
          <w:b/>
          <w:sz w:val="24"/>
        </w:rPr>
      </w:pPr>
    </w:p>
    <w:p w14:paraId="67A962E1" w14:textId="77777777" w:rsidR="00BC68BC" w:rsidRDefault="00CC6B60">
      <w:pPr>
        <w:pStyle w:val="ListParagraph"/>
        <w:numPr>
          <w:ilvl w:val="0"/>
          <w:numId w:val="2"/>
        </w:numPr>
        <w:tabs>
          <w:tab w:val="left" w:pos="860"/>
          <w:tab w:val="left" w:pos="861"/>
        </w:tabs>
        <w:ind w:hanging="721"/>
        <w:jc w:val="left"/>
        <w:rPr>
          <w:b/>
          <w:sz w:val="24"/>
        </w:rPr>
      </w:pPr>
      <w:r>
        <w:rPr>
          <w:b/>
          <w:spacing w:val="-2"/>
          <w:sz w:val="24"/>
        </w:rPr>
        <w:t>INTRODUCTION.</w:t>
      </w:r>
    </w:p>
    <w:p w14:paraId="6843499F" w14:textId="77777777" w:rsidR="00BC68BC" w:rsidRDefault="00BC68BC">
      <w:pPr>
        <w:pStyle w:val="BodyText"/>
        <w:rPr>
          <w:rFonts w:ascii="Times New Roman"/>
          <w:b/>
          <w:sz w:val="24"/>
        </w:rPr>
      </w:pPr>
    </w:p>
    <w:p w14:paraId="6D75E63B" w14:textId="1508FADB" w:rsidR="00BC68BC" w:rsidRDefault="00CC6B60" w:rsidP="00AF65C9">
      <w:pPr>
        <w:ind w:left="140" w:right="256" w:firstLine="719"/>
        <w:jc w:val="both"/>
        <w:rPr>
          <w:rFonts w:ascii="Times New Roman" w:hAnsi="Times New Roman"/>
          <w:sz w:val="24"/>
        </w:rPr>
      </w:pPr>
      <w:r>
        <w:rPr>
          <w:rFonts w:ascii="Times New Roman" w:hAnsi="Times New Roman"/>
          <w:sz w:val="24"/>
        </w:rPr>
        <w:t xml:space="preserve">This HIPAA Business Associate Agreement (the “BAA”), effective as of the date Totally </w:t>
      </w:r>
      <w:proofErr w:type="gramStart"/>
      <w:r>
        <w:rPr>
          <w:rFonts w:ascii="Times New Roman" w:hAnsi="Times New Roman"/>
          <w:sz w:val="24"/>
        </w:rPr>
        <w:t>Linking</w:t>
      </w:r>
      <w:r>
        <w:rPr>
          <w:rFonts w:ascii="Times New Roman" w:hAnsi="Times New Roman"/>
          <w:spacing w:val="57"/>
          <w:sz w:val="24"/>
        </w:rPr>
        <w:t xml:space="preserve">  </w:t>
      </w:r>
      <w:r>
        <w:rPr>
          <w:rFonts w:ascii="Times New Roman" w:hAnsi="Times New Roman"/>
          <w:sz w:val="24"/>
        </w:rPr>
        <w:t>Care</w:t>
      </w:r>
      <w:proofErr w:type="gramEnd"/>
      <w:r>
        <w:rPr>
          <w:rFonts w:ascii="Times New Roman" w:hAnsi="Times New Roman"/>
          <w:spacing w:val="59"/>
          <w:sz w:val="24"/>
        </w:rPr>
        <w:t xml:space="preserve">  </w:t>
      </w:r>
      <w:proofErr w:type="gramStart"/>
      <w:r>
        <w:rPr>
          <w:rFonts w:ascii="Times New Roman" w:hAnsi="Times New Roman"/>
          <w:sz w:val="24"/>
        </w:rPr>
        <w:t>in</w:t>
      </w:r>
      <w:r>
        <w:rPr>
          <w:rFonts w:ascii="Times New Roman" w:hAnsi="Times New Roman"/>
          <w:spacing w:val="59"/>
          <w:sz w:val="24"/>
        </w:rPr>
        <w:t xml:space="preserve">  </w:t>
      </w:r>
      <w:r>
        <w:rPr>
          <w:rFonts w:ascii="Times New Roman" w:hAnsi="Times New Roman"/>
          <w:sz w:val="24"/>
        </w:rPr>
        <w:t>Maryland,</w:t>
      </w:r>
      <w:r>
        <w:rPr>
          <w:rFonts w:ascii="Times New Roman" w:hAnsi="Times New Roman"/>
          <w:spacing w:val="60"/>
          <w:sz w:val="24"/>
        </w:rPr>
        <w:t xml:space="preserve">  </w:t>
      </w:r>
      <w:r>
        <w:rPr>
          <w:rFonts w:ascii="Times New Roman" w:hAnsi="Times New Roman"/>
          <w:sz w:val="24"/>
        </w:rPr>
        <w:t>Inc</w:t>
      </w:r>
      <w:r w:rsidR="00CE427F">
        <w:rPr>
          <w:rFonts w:ascii="Times New Roman" w:hAnsi="Times New Roman"/>
          <w:sz w:val="24"/>
        </w:rPr>
        <w:t>.</w:t>
      </w:r>
      <w:proofErr w:type="gramEnd"/>
      <w:r>
        <w:rPr>
          <w:rFonts w:ascii="Times New Roman" w:hAnsi="Times New Roman"/>
          <w:spacing w:val="61"/>
          <w:sz w:val="24"/>
        </w:rPr>
        <w:t xml:space="preserve"> </w:t>
      </w:r>
      <w:r>
        <w:rPr>
          <w:rFonts w:ascii="Times New Roman" w:hAnsi="Times New Roman"/>
          <w:sz w:val="24"/>
        </w:rPr>
        <w:t>(“</w:t>
      </w:r>
      <w:proofErr w:type="gramStart"/>
      <w:r>
        <w:rPr>
          <w:rFonts w:ascii="Times New Roman" w:hAnsi="Times New Roman"/>
          <w:sz w:val="24"/>
        </w:rPr>
        <w:t>Business</w:t>
      </w:r>
      <w:r>
        <w:rPr>
          <w:rFonts w:ascii="Times New Roman" w:hAnsi="Times New Roman"/>
          <w:spacing w:val="59"/>
          <w:sz w:val="24"/>
        </w:rPr>
        <w:t xml:space="preserve">  </w:t>
      </w:r>
      <w:r>
        <w:rPr>
          <w:rFonts w:ascii="Times New Roman" w:hAnsi="Times New Roman"/>
          <w:sz w:val="24"/>
        </w:rPr>
        <w:t>Associate”)</w:t>
      </w:r>
      <w:r>
        <w:rPr>
          <w:rFonts w:ascii="Times New Roman" w:hAnsi="Times New Roman"/>
          <w:spacing w:val="60"/>
          <w:sz w:val="24"/>
        </w:rPr>
        <w:t xml:space="preserve">  </w:t>
      </w:r>
      <w:r>
        <w:rPr>
          <w:rFonts w:ascii="Times New Roman" w:hAnsi="Times New Roman"/>
          <w:sz w:val="24"/>
        </w:rPr>
        <w:t>first</w:t>
      </w:r>
      <w:proofErr w:type="gramEnd"/>
      <w:r>
        <w:rPr>
          <w:rFonts w:ascii="Times New Roman" w:hAnsi="Times New Roman"/>
          <w:spacing w:val="59"/>
          <w:sz w:val="24"/>
        </w:rPr>
        <w:t xml:space="preserve">  </w:t>
      </w:r>
      <w:proofErr w:type="gramStart"/>
      <w:r>
        <w:rPr>
          <w:rFonts w:ascii="Times New Roman" w:hAnsi="Times New Roman"/>
          <w:sz w:val="24"/>
        </w:rPr>
        <w:t>receives</w:t>
      </w:r>
      <w:r>
        <w:rPr>
          <w:rFonts w:ascii="Times New Roman" w:hAnsi="Times New Roman"/>
          <w:spacing w:val="60"/>
          <w:sz w:val="24"/>
        </w:rPr>
        <w:t xml:space="preserve">  </w:t>
      </w:r>
      <w:r>
        <w:rPr>
          <w:rFonts w:ascii="Times New Roman" w:hAnsi="Times New Roman"/>
          <w:sz w:val="24"/>
        </w:rPr>
        <w:t>PHI</w:t>
      </w:r>
      <w:proofErr w:type="gramEnd"/>
      <w:r>
        <w:rPr>
          <w:rFonts w:ascii="Times New Roman" w:hAnsi="Times New Roman"/>
          <w:spacing w:val="58"/>
          <w:sz w:val="24"/>
        </w:rPr>
        <w:t xml:space="preserve">  </w:t>
      </w:r>
      <w:r>
        <w:rPr>
          <w:rFonts w:ascii="Times New Roman" w:hAnsi="Times New Roman"/>
          <w:spacing w:val="-4"/>
          <w:sz w:val="24"/>
        </w:rPr>
        <w:t>from</w:t>
      </w:r>
      <w:r w:rsidR="00AF65C9">
        <w:rPr>
          <w:rFonts w:ascii="Times New Roman" w:hAnsi="Times New Roman"/>
          <w:sz w:val="24"/>
        </w:rPr>
        <w:t xml:space="preserve"> </w:t>
      </w:r>
      <w:ins w:id="180" w:author="PD CATCH" w:date="2026-03-06T12:32:00Z" w16du:dateUtc="2026-03-06T18:32:00Z">
        <w:r w:rsidR="0075340E">
          <w:rPr>
            <w:rFonts w:ascii="Times New Roman" w:hAnsi="Times New Roman"/>
            <w:sz w:val="24"/>
          </w:rPr>
          <w:t xml:space="preserve">CATCH Greater Houston </w:t>
        </w:r>
      </w:ins>
      <w:del w:id="181" w:author="PD CATCH" w:date="2026-03-06T12:32:00Z" w16du:dateUtc="2026-03-06T18:32:00Z">
        <w:r w:rsidR="00D97626" w:rsidRPr="00D97626" w:rsidDel="0075340E">
          <w:rPr>
            <w:rFonts w:ascii="Times New Roman" w:hAnsi="Times New Roman"/>
            <w:b/>
            <w:bCs/>
            <w:sz w:val="24"/>
          </w:rPr>
          <w:delText>Calvert County Health Department</w:delText>
        </w:r>
        <w:r w:rsidR="00D97626" w:rsidDel="0075340E">
          <w:rPr>
            <w:rFonts w:ascii="Times New Roman" w:hAnsi="Times New Roman"/>
            <w:sz w:val="24"/>
          </w:rPr>
          <w:delText xml:space="preserve"> </w:delText>
        </w:r>
      </w:del>
      <w:r>
        <w:rPr>
          <w:rFonts w:ascii="Times New Roman" w:hAnsi="Times New Roman"/>
          <w:sz w:val="24"/>
        </w:rPr>
        <w:t>(“Covered Entity”), is made and entered into by and between Covered Entity and Business Associate.</w:t>
      </w:r>
      <w:r>
        <w:rPr>
          <w:rFonts w:ascii="Times New Roman" w:hAnsi="Times New Roman"/>
          <w:spacing w:val="80"/>
          <w:sz w:val="24"/>
        </w:rPr>
        <w:t xml:space="preserve"> </w:t>
      </w:r>
      <w:r>
        <w:rPr>
          <w:rFonts w:ascii="Times New Roman" w:hAnsi="Times New Roman"/>
          <w:sz w:val="24"/>
        </w:rPr>
        <w:t xml:space="preserve">This BAA amends, supplements, and is made a part of </w:t>
      </w:r>
      <w:proofErr w:type="gramStart"/>
      <w:r>
        <w:rPr>
          <w:rFonts w:ascii="Times New Roman" w:hAnsi="Times New Roman"/>
          <w:sz w:val="24"/>
        </w:rPr>
        <w:t>any and all</w:t>
      </w:r>
      <w:proofErr w:type="gramEnd"/>
      <w:r>
        <w:rPr>
          <w:rFonts w:ascii="Times New Roman" w:hAnsi="Times New Roman"/>
          <w:sz w:val="24"/>
        </w:rPr>
        <w:t xml:space="preserve"> agreements </w:t>
      </w:r>
      <w:proofErr w:type="gramStart"/>
      <w:r>
        <w:rPr>
          <w:rFonts w:ascii="Times New Roman" w:hAnsi="Times New Roman"/>
          <w:sz w:val="24"/>
        </w:rPr>
        <w:t>entered into</w:t>
      </w:r>
      <w:proofErr w:type="gramEnd"/>
      <w:r>
        <w:rPr>
          <w:rFonts w:ascii="Times New Roman" w:hAnsi="Times New Roman"/>
          <w:sz w:val="24"/>
        </w:rPr>
        <w:t xml:space="preserve"> between the parties, as the same may be amended from time to time (the “Agreement”), and it supersedes any previous business associate agreement between the </w:t>
      </w:r>
      <w:r>
        <w:rPr>
          <w:rFonts w:ascii="Times New Roman" w:hAnsi="Times New Roman"/>
          <w:spacing w:val="-2"/>
          <w:sz w:val="24"/>
        </w:rPr>
        <w:t>parties.</w:t>
      </w:r>
    </w:p>
    <w:p w14:paraId="5F0E56F3" w14:textId="77777777" w:rsidR="00BC68BC" w:rsidRDefault="00BC68BC">
      <w:pPr>
        <w:pStyle w:val="BodyText"/>
        <w:spacing w:before="6"/>
        <w:rPr>
          <w:rFonts w:ascii="Times New Roman"/>
          <w:sz w:val="34"/>
        </w:rPr>
      </w:pPr>
    </w:p>
    <w:p w14:paraId="442A894F" w14:textId="77777777" w:rsidR="00BC68BC" w:rsidRDefault="00CC6B60">
      <w:pPr>
        <w:pStyle w:val="Heading1"/>
        <w:numPr>
          <w:ilvl w:val="0"/>
          <w:numId w:val="2"/>
        </w:numPr>
        <w:tabs>
          <w:tab w:val="left" w:pos="860"/>
          <w:tab w:val="left" w:pos="861"/>
        </w:tabs>
        <w:ind w:hanging="721"/>
        <w:jc w:val="left"/>
      </w:pPr>
      <w:r>
        <w:rPr>
          <w:spacing w:val="-2"/>
        </w:rPr>
        <w:t>RECITALS.</w:t>
      </w:r>
    </w:p>
    <w:p w14:paraId="2EE27E28" w14:textId="77777777" w:rsidR="00BC68BC" w:rsidRDefault="00BC68BC">
      <w:pPr>
        <w:pStyle w:val="BodyText"/>
        <w:rPr>
          <w:rFonts w:ascii="Times New Roman"/>
          <w:b/>
          <w:sz w:val="24"/>
        </w:rPr>
      </w:pPr>
    </w:p>
    <w:p w14:paraId="420E91EF" w14:textId="77777777" w:rsidR="00BC68BC" w:rsidRDefault="00CC6B60">
      <w:pPr>
        <w:pStyle w:val="ListParagraph"/>
        <w:numPr>
          <w:ilvl w:val="1"/>
          <w:numId w:val="2"/>
        </w:numPr>
        <w:tabs>
          <w:tab w:val="left" w:pos="1581"/>
        </w:tabs>
        <w:ind w:right="265" w:firstLine="719"/>
        <w:jc w:val="both"/>
        <w:rPr>
          <w:sz w:val="24"/>
        </w:rPr>
      </w:pPr>
      <w:r>
        <w:rPr>
          <w:sz w:val="24"/>
        </w:rPr>
        <w:t xml:space="preserve">Covered Entity is a “covered entity” as that term is defined at 45 C.F.R. § </w:t>
      </w:r>
      <w:r>
        <w:rPr>
          <w:spacing w:val="-2"/>
          <w:sz w:val="24"/>
        </w:rPr>
        <w:t>160.103.</w:t>
      </w:r>
    </w:p>
    <w:p w14:paraId="440149A7" w14:textId="77777777" w:rsidR="00BC68BC" w:rsidRDefault="00BC68BC">
      <w:pPr>
        <w:pStyle w:val="BodyText"/>
        <w:rPr>
          <w:rFonts w:ascii="Times New Roman"/>
          <w:sz w:val="24"/>
        </w:rPr>
      </w:pPr>
    </w:p>
    <w:p w14:paraId="00735E9E" w14:textId="77777777" w:rsidR="00BC68BC" w:rsidRDefault="00CC6B60">
      <w:pPr>
        <w:pStyle w:val="ListParagraph"/>
        <w:numPr>
          <w:ilvl w:val="1"/>
          <w:numId w:val="2"/>
        </w:numPr>
        <w:tabs>
          <w:tab w:val="left" w:pos="1581"/>
        </w:tabs>
        <w:ind w:right="253" w:firstLine="719"/>
        <w:jc w:val="both"/>
        <w:rPr>
          <w:sz w:val="24"/>
        </w:rPr>
      </w:pPr>
      <w:r>
        <w:rPr>
          <w:sz w:val="24"/>
        </w:rPr>
        <w:t>In connection with Business Associate providing services to Covered Entity pursuant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Agreement,</w:t>
      </w:r>
      <w:r>
        <w:rPr>
          <w:spacing w:val="-4"/>
          <w:sz w:val="24"/>
        </w:rPr>
        <w:t xml:space="preserve"> </w:t>
      </w:r>
      <w:r>
        <w:rPr>
          <w:sz w:val="24"/>
        </w:rPr>
        <w:t>Business</w:t>
      </w:r>
      <w:r>
        <w:rPr>
          <w:spacing w:val="-3"/>
          <w:sz w:val="24"/>
        </w:rPr>
        <w:t xml:space="preserve"> </w:t>
      </w:r>
      <w:r>
        <w:rPr>
          <w:sz w:val="24"/>
        </w:rPr>
        <w:t>Associate</w:t>
      </w:r>
      <w:r>
        <w:rPr>
          <w:spacing w:val="-4"/>
          <w:sz w:val="24"/>
        </w:rPr>
        <w:t xml:space="preserve"> </w:t>
      </w:r>
      <w:r>
        <w:rPr>
          <w:sz w:val="24"/>
        </w:rPr>
        <w:t>may,</w:t>
      </w:r>
      <w:r>
        <w:rPr>
          <w:spacing w:val="-3"/>
          <w:sz w:val="24"/>
        </w:rPr>
        <w:t xml:space="preserve"> </w:t>
      </w:r>
      <w:r>
        <w:rPr>
          <w:sz w:val="24"/>
        </w:rPr>
        <w:t>on</w:t>
      </w:r>
      <w:r>
        <w:rPr>
          <w:spacing w:val="-3"/>
          <w:sz w:val="24"/>
        </w:rPr>
        <w:t xml:space="preserve"> </w:t>
      </w:r>
      <w:r>
        <w:rPr>
          <w:sz w:val="24"/>
        </w:rPr>
        <w:t>behalf</w:t>
      </w:r>
      <w:r>
        <w:rPr>
          <w:spacing w:val="-2"/>
          <w:sz w:val="24"/>
        </w:rPr>
        <w:t xml:space="preserve"> </w:t>
      </w:r>
      <w:r>
        <w:rPr>
          <w:sz w:val="24"/>
        </w:rPr>
        <w:t>of</w:t>
      </w:r>
      <w:r>
        <w:rPr>
          <w:spacing w:val="-3"/>
          <w:sz w:val="24"/>
        </w:rPr>
        <w:t xml:space="preserve"> </w:t>
      </w:r>
      <w:r>
        <w:rPr>
          <w:sz w:val="24"/>
        </w:rPr>
        <w:t>Covered</w:t>
      </w:r>
      <w:r>
        <w:rPr>
          <w:spacing w:val="-1"/>
          <w:sz w:val="24"/>
        </w:rPr>
        <w:t xml:space="preserve"> </w:t>
      </w:r>
      <w:r>
        <w:rPr>
          <w:sz w:val="24"/>
        </w:rPr>
        <w:t>Entity,</w:t>
      </w:r>
      <w:r>
        <w:rPr>
          <w:spacing w:val="-3"/>
          <w:sz w:val="24"/>
        </w:rPr>
        <w:t xml:space="preserve"> </w:t>
      </w:r>
      <w:r>
        <w:rPr>
          <w:sz w:val="24"/>
        </w:rPr>
        <w:t>create,</w:t>
      </w:r>
      <w:r>
        <w:rPr>
          <w:spacing w:val="-2"/>
          <w:sz w:val="24"/>
        </w:rPr>
        <w:t xml:space="preserve"> </w:t>
      </w:r>
      <w:r>
        <w:rPr>
          <w:sz w:val="24"/>
        </w:rPr>
        <w:t>receive, maintain, or transmit certain Protected Health Information (“PHI”) as defined below.</w:t>
      </w:r>
    </w:p>
    <w:p w14:paraId="650189CB" w14:textId="77777777" w:rsidR="00BC68BC" w:rsidRDefault="00BC68BC">
      <w:pPr>
        <w:pStyle w:val="BodyText"/>
        <w:rPr>
          <w:rFonts w:ascii="Times New Roman"/>
          <w:sz w:val="24"/>
        </w:rPr>
      </w:pPr>
    </w:p>
    <w:p w14:paraId="07102C02" w14:textId="77777777" w:rsidR="00BC68BC" w:rsidRDefault="00CC6B60">
      <w:pPr>
        <w:pStyle w:val="ListParagraph"/>
        <w:numPr>
          <w:ilvl w:val="1"/>
          <w:numId w:val="2"/>
        </w:numPr>
        <w:tabs>
          <w:tab w:val="left" w:pos="1581"/>
        </w:tabs>
        <w:ind w:right="255" w:firstLine="719"/>
        <w:jc w:val="both"/>
        <w:rPr>
          <w:sz w:val="24"/>
        </w:rPr>
      </w:pPr>
      <w:r>
        <w:rPr>
          <w:sz w:val="24"/>
        </w:rPr>
        <w:t>Covered Entity and Business Associate intend to protect the privacy and provide for</w:t>
      </w:r>
      <w:r>
        <w:rPr>
          <w:spacing w:val="-4"/>
          <w:sz w:val="24"/>
        </w:rPr>
        <w:t xml:space="preserve"> </w:t>
      </w:r>
      <w:r>
        <w:rPr>
          <w:sz w:val="24"/>
        </w:rPr>
        <w:t>the</w:t>
      </w:r>
      <w:r>
        <w:rPr>
          <w:spacing w:val="-2"/>
          <w:sz w:val="24"/>
        </w:rPr>
        <w:t xml:space="preserve"> </w:t>
      </w:r>
      <w:r>
        <w:rPr>
          <w:sz w:val="24"/>
        </w:rPr>
        <w:t>security</w:t>
      </w:r>
      <w:r>
        <w:rPr>
          <w:spacing w:val="-2"/>
          <w:sz w:val="24"/>
        </w:rPr>
        <w:t xml:space="preserve"> </w:t>
      </w:r>
      <w:r>
        <w:rPr>
          <w:sz w:val="24"/>
        </w:rPr>
        <w:t>of</w:t>
      </w:r>
      <w:r>
        <w:rPr>
          <w:spacing w:val="-2"/>
          <w:sz w:val="24"/>
        </w:rPr>
        <w:t xml:space="preserve"> </w:t>
      </w:r>
      <w:r>
        <w:rPr>
          <w:sz w:val="24"/>
        </w:rPr>
        <w:t>PHI</w:t>
      </w:r>
      <w:r>
        <w:rPr>
          <w:spacing w:val="-6"/>
          <w:sz w:val="24"/>
        </w:rPr>
        <w:t xml:space="preserve"> </w:t>
      </w:r>
      <w:r>
        <w:rPr>
          <w:sz w:val="24"/>
        </w:rPr>
        <w:t>disclosed</w:t>
      </w:r>
      <w:r>
        <w:rPr>
          <w:spacing w:val="-2"/>
          <w:sz w:val="24"/>
        </w:rPr>
        <w:t xml:space="preserve"> </w:t>
      </w:r>
      <w:r>
        <w:rPr>
          <w:sz w:val="24"/>
        </w:rPr>
        <w:t>pursuant</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Agreement</w:t>
      </w:r>
      <w:r>
        <w:rPr>
          <w:spacing w:val="-2"/>
          <w:sz w:val="24"/>
        </w:rPr>
        <w:t xml:space="preserve"> </w:t>
      </w:r>
      <w:r>
        <w:rPr>
          <w:sz w:val="24"/>
        </w:rPr>
        <w:t>and</w:t>
      </w:r>
      <w:r>
        <w:rPr>
          <w:spacing w:val="-2"/>
          <w:sz w:val="24"/>
        </w:rPr>
        <w:t xml:space="preserve"> </w:t>
      </w:r>
      <w:r>
        <w:rPr>
          <w:sz w:val="24"/>
        </w:rPr>
        <w:t>this</w:t>
      </w:r>
      <w:r>
        <w:rPr>
          <w:spacing w:val="-2"/>
          <w:sz w:val="24"/>
        </w:rPr>
        <w:t xml:space="preserve"> </w:t>
      </w:r>
      <w:r>
        <w:rPr>
          <w:sz w:val="24"/>
        </w:rPr>
        <w:t>BAA</w:t>
      </w:r>
      <w:r>
        <w:rPr>
          <w:spacing w:val="-3"/>
          <w:sz w:val="24"/>
        </w:rPr>
        <w:t xml:space="preserve"> </w:t>
      </w:r>
      <w:r>
        <w:rPr>
          <w:sz w:val="24"/>
        </w:rPr>
        <w:t>in</w:t>
      </w:r>
      <w:r>
        <w:rPr>
          <w:spacing w:val="-2"/>
          <w:sz w:val="24"/>
        </w:rPr>
        <w:t xml:space="preserve"> </w:t>
      </w:r>
      <w:r>
        <w:rPr>
          <w:sz w:val="24"/>
        </w:rPr>
        <w:t>compliance</w:t>
      </w:r>
      <w:r>
        <w:rPr>
          <w:spacing w:val="-3"/>
          <w:sz w:val="24"/>
        </w:rPr>
        <w:t xml:space="preserve"> </w:t>
      </w:r>
      <w:r>
        <w:rPr>
          <w:sz w:val="24"/>
        </w:rPr>
        <w:t>with</w:t>
      </w:r>
      <w:r>
        <w:rPr>
          <w:spacing w:val="-2"/>
          <w:sz w:val="24"/>
        </w:rPr>
        <w:t xml:space="preserve"> </w:t>
      </w:r>
      <w:r>
        <w:rPr>
          <w:sz w:val="24"/>
        </w:rPr>
        <w:t>the Health Insurance Portability and Accountability Act of 1996, Subtitle D of the Health Information Technology for Economic and Clinical Health Act of 2009 (“HITECH”), and regulations and other guidance promulgated under both laws by the U.S. Department of Health and Human Services (collectively, “HIPAA”), as well as other applicable federal and state laws.</w:t>
      </w:r>
    </w:p>
    <w:p w14:paraId="1274FFF4" w14:textId="77777777" w:rsidR="00BC68BC" w:rsidRDefault="00BC68BC">
      <w:pPr>
        <w:pStyle w:val="BodyText"/>
        <w:spacing w:before="1"/>
        <w:rPr>
          <w:rFonts w:ascii="Times New Roman"/>
          <w:sz w:val="24"/>
        </w:rPr>
      </w:pPr>
    </w:p>
    <w:p w14:paraId="2D8BE219" w14:textId="77777777" w:rsidR="00BC68BC" w:rsidRDefault="00CC6B60">
      <w:pPr>
        <w:pStyle w:val="ListParagraph"/>
        <w:numPr>
          <w:ilvl w:val="1"/>
          <w:numId w:val="2"/>
        </w:numPr>
        <w:tabs>
          <w:tab w:val="left" w:pos="1581"/>
        </w:tabs>
        <w:ind w:right="257" w:firstLine="719"/>
        <w:jc w:val="both"/>
        <w:rPr>
          <w:sz w:val="24"/>
        </w:rPr>
      </w:pPr>
      <w:r>
        <w:rPr>
          <w:sz w:val="24"/>
        </w:rPr>
        <w:t>The purpose of this BAA is to satisfy certain standards and requirements of HIPAA and the Privacy Rule, Security Rule and</w:t>
      </w:r>
      <w:r>
        <w:rPr>
          <w:spacing w:val="-1"/>
          <w:sz w:val="24"/>
        </w:rPr>
        <w:t xml:space="preserve"> </w:t>
      </w:r>
      <w:r>
        <w:rPr>
          <w:sz w:val="24"/>
        </w:rPr>
        <w:t>Breach provisions, including, but not</w:t>
      </w:r>
      <w:r>
        <w:rPr>
          <w:spacing w:val="-1"/>
          <w:sz w:val="24"/>
        </w:rPr>
        <w:t xml:space="preserve"> </w:t>
      </w:r>
      <w:r>
        <w:rPr>
          <w:sz w:val="24"/>
        </w:rPr>
        <w:t>limited to, 45 C.F.R. §§ 164.308(b), 164.314(a), 164.502(e) and 164.504(e).</w:t>
      </w:r>
    </w:p>
    <w:p w14:paraId="6A6DA43C" w14:textId="77777777" w:rsidR="00BC68BC" w:rsidRDefault="00BC68BC">
      <w:pPr>
        <w:pStyle w:val="BodyText"/>
        <w:rPr>
          <w:rFonts w:ascii="Times New Roman"/>
          <w:sz w:val="24"/>
        </w:rPr>
      </w:pPr>
    </w:p>
    <w:p w14:paraId="0B4272C2" w14:textId="77777777" w:rsidR="00BC68BC" w:rsidRDefault="00CC6B60">
      <w:pPr>
        <w:pStyle w:val="ListParagraph"/>
        <w:numPr>
          <w:ilvl w:val="1"/>
          <w:numId w:val="2"/>
        </w:numPr>
        <w:tabs>
          <w:tab w:val="left" w:pos="1581"/>
        </w:tabs>
        <w:ind w:right="258" w:firstLine="719"/>
        <w:jc w:val="both"/>
        <w:rPr>
          <w:sz w:val="24"/>
        </w:rPr>
      </w:pPr>
      <w:r>
        <w:rPr>
          <w:sz w:val="24"/>
        </w:rPr>
        <w:t xml:space="preserve">This BAA shall be applicable only </w:t>
      </w:r>
      <w:proofErr w:type="gramStart"/>
      <w:r>
        <w:rPr>
          <w:sz w:val="24"/>
        </w:rPr>
        <w:t>in the event that</w:t>
      </w:r>
      <w:proofErr w:type="gramEnd"/>
      <w:r>
        <w:rPr>
          <w:sz w:val="24"/>
        </w:rPr>
        <w:t xml:space="preserve"> Business Associate meets, with respect to Covered Entity, the definition of business associate set forth in 45 C.F.R. § </w:t>
      </w:r>
      <w:r>
        <w:rPr>
          <w:spacing w:val="-2"/>
          <w:sz w:val="24"/>
        </w:rPr>
        <w:t>160.103.</w:t>
      </w:r>
    </w:p>
    <w:p w14:paraId="0F39319B" w14:textId="77777777" w:rsidR="00BC68BC" w:rsidRDefault="00BC68BC">
      <w:pPr>
        <w:pStyle w:val="BodyText"/>
        <w:spacing w:before="1"/>
        <w:rPr>
          <w:rFonts w:ascii="Times New Roman"/>
          <w:sz w:val="24"/>
        </w:rPr>
      </w:pPr>
    </w:p>
    <w:p w14:paraId="2030B278" w14:textId="77777777" w:rsidR="00BC68BC" w:rsidRDefault="00CC6B60">
      <w:pPr>
        <w:ind w:left="140" w:right="371" w:firstLine="719"/>
        <w:jc w:val="both"/>
        <w:rPr>
          <w:rFonts w:ascii="Times New Roman"/>
          <w:sz w:val="24"/>
        </w:rPr>
      </w:pPr>
      <w:r>
        <w:rPr>
          <w:rFonts w:ascii="Times New Roman"/>
          <w:sz w:val="24"/>
        </w:rPr>
        <w:t>In</w:t>
      </w:r>
      <w:r>
        <w:rPr>
          <w:rFonts w:ascii="Times New Roman"/>
          <w:spacing w:val="-2"/>
          <w:sz w:val="24"/>
        </w:rPr>
        <w:t xml:space="preserve"> </w:t>
      </w:r>
      <w:r>
        <w:rPr>
          <w:rFonts w:ascii="Times New Roman"/>
          <w:sz w:val="24"/>
        </w:rPr>
        <w:t>consideration</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mutual</w:t>
      </w:r>
      <w:r>
        <w:rPr>
          <w:rFonts w:ascii="Times New Roman"/>
          <w:spacing w:val="-4"/>
          <w:sz w:val="24"/>
        </w:rPr>
        <w:t xml:space="preserve"> </w:t>
      </w:r>
      <w:r>
        <w:rPr>
          <w:rFonts w:ascii="Times New Roman"/>
          <w:sz w:val="24"/>
        </w:rPr>
        <w:t>promises</w:t>
      </w:r>
      <w:r>
        <w:rPr>
          <w:rFonts w:ascii="Times New Roman"/>
          <w:spacing w:val="-4"/>
          <w:sz w:val="24"/>
        </w:rPr>
        <w:t xml:space="preserve"> </w:t>
      </w:r>
      <w:r>
        <w:rPr>
          <w:rFonts w:ascii="Times New Roman"/>
          <w:sz w:val="24"/>
        </w:rPr>
        <w:t>below</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exchange</w:t>
      </w:r>
      <w:r>
        <w:rPr>
          <w:rFonts w:ascii="Times New Roman"/>
          <w:spacing w:val="-5"/>
          <w:sz w:val="24"/>
        </w:rPr>
        <w:t xml:space="preserve"> </w:t>
      </w:r>
      <w:r>
        <w:rPr>
          <w:rFonts w:ascii="Times New Roman"/>
          <w:sz w:val="24"/>
        </w:rPr>
        <w:t>of</w:t>
      </w:r>
      <w:r>
        <w:rPr>
          <w:rFonts w:ascii="Times New Roman"/>
          <w:spacing w:val="-4"/>
          <w:sz w:val="24"/>
        </w:rPr>
        <w:t xml:space="preserve"> </w:t>
      </w:r>
      <w:r>
        <w:rPr>
          <w:rFonts w:ascii="Times New Roman"/>
          <w:sz w:val="24"/>
        </w:rPr>
        <w:t>information</w:t>
      </w:r>
      <w:r>
        <w:rPr>
          <w:rFonts w:ascii="Times New Roman"/>
          <w:spacing w:val="-4"/>
          <w:sz w:val="24"/>
        </w:rPr>
        <w:t xml:space="preserve"> </w:t>
      </w:r>
      <w:r>
        <w:rPr>
          <w:rFonts w:ascii="Times New Roman"/>
          <w:sz w:val="24"/>
        </w:rPr>
        <w:t>pursuant to this BAA, the parties agree as follows:</w:t>
      </w:r>
    </w:p>
    <w:p w14:paraId="073B710D" w14:textId="77777777" w:rsidR="00BC68BC" w:rsidRDefault="00BC68BC">
      <w:pPr>
        <w:pStyle w:val="BodyText"/>
        <w:rPr>
          <w:rFonts w:ascii="Times New Roman"/>
          <w:sz w:val="24"/>
        </w:rPr>
      </w:pPr>
    </w:p>
    <w:p w14:paraId="0E6CAFD4" w14:textId="77777777" w:rsidR="00BC68BC" w:rsidRDefault="00CC6B60">
      <w:pPr>
        <w:pStyle w:val="Heading1"/>
        <w:numPr>
          <w:ilvl w:val="0"/>
          <w:numId w:val="2"/>
        </w:numPr>
        <w:tabs>
          <w:tab w:val="left" w:pos="860"/>
          <w:tab w:val="left" w:pos="861"/>
        </w:tabs>
        <w:ind w:hanging="721"/>
        <w:jc w:val="left"/>
      </w:pPr>
      <w:r>
        <w:rPr>
          <w:spacing w:val="-2"/>
        </w:rPr>
        <w:t>DEFINITIONS.</w:t>
      </w:r>
    </w:p>
    <w:p w14:paraId="7AA22304" w14:textId="77777777" w:rsidR="00BC68BC" w:rsidRDefault="00BC68BC">
      <w:pPr>
        <w:pStyle w:val="BodyText"/>
        <w:rPr>
          <w:rFonts w:ascii="Times New Roman"/>
          <w:b/>
          <w:sz w:val="24"/>
        </w:rPr>
      </w:pPr>
    </w:p>
    <w:p w14:paraId="2DE910B7" w14:textId="1796AD00" w:rsidR="00EA4A7B" w:rsidRDefault="00CC6B60" w:rsidP="00EA4A7B">
      <w:pPr>
        <w:pStyle w:val="ListParagraph"/>
        <w:numPr>
          <w:ilvl w:val="1"/>
          <w:numId w:val="2"/>
        </w:numPr>
        <w:tabs>
          <w:tab w:val="left" w:pos="1581"/>
        </w:tabs>
        <w:ind w:right="259" w:firstLine="719"/>
        <w:jc w:val="both"/>
        <w:rPr>
          <w:sz w:val="24"/>
        </w:rPr>
      </w:pPr>
      <w:r>
        <w:rPr>
          <w:sz w:val="24"/>
        </w:rPr>
        <w:t>“</w:t>
      </w:r>
      <w:r>
        <w:rPr>
          <w:sz w:val="24"/>
          <w:u w:val="single"/>
        </w:rPr>
        <w:t>ePHI</w:t>
      </w:r>
      <w:r>
        <w:rPr>
          <w:sz w:val="24"/>
        </w:rPr>
        <w:t>” shall have the meaning given to the term “electronic protected health information”</w:t>
      </w:r>
      <w:r>
        <w:rPr>
          <w:spacing w:val="-3"/>
          <w:sz w:val="24"/>
        </w:rPr>
        <w:t xml:space="preserve"> </w:t>
      </w:r>
      <w:r>
        <w:rPr>
          <w:sz w:val="24"/>
        </w:rPr>
        <w:t>under</w:t>
      </w:r>
      <w:r>
        <w:rPr>
          <w:spacing w:val="-2"/>
          <w:sz w:val="24"/>
        </w:rPr>
        <w:t xml:space="preserve"> </w:t>
      </w:r>
      <w:r>
        <w:rPr>
          <w:sz w:val="24"/>
        </w:rPr>
        <w:t>the</w:t>
      </w:r>
      <w:r>
        <w:rPr>
          <w:spacing w:val="-3"/>
          <w:sz w:val="24"/>
        </w:rPr>
        <w:t xml:space="preserve"> </w:t>
      </w:r>
      <w:r>
        <w:rPr>
          <w:sz w:val="24"/>
        </w:rPr>
        <w:t>Security</w:t>
      </w:r>
      <w:r>
        <w:rPr>
          <w:spacing w:val="-3"/>
          <w:sz w:val="24"/>
        </w:rPr>
        <w:t xml:space="preserve"> </w:t>
      </w:r>
      <w:r>
        <w:rPr>
          <w:sz w:val="24"/>
        </w:rPr>
        <w:t>Rule</w:t>
      </w:r>
      <w:r>
        <w:rPr>
          <w:spacing w:val="-3"/>
          <w:sz w:val="24"/>
        </w:rPr>
        <w:t xml:space="preserve"> </w:t>
      </w:r>
      <w:r>
        <w:rPr>
          <w:sz w:val="24"/>
        </w:rPr>
        <w:t>(as</w:t>
      </w:r>
      <w:r>
        <w:rPr>
          <w:spacing w:val="-3"/>
          <w:sz w:val="24"/>
        </w:rPr>
        <w:t xml:space="preserve"> </w:t>
      </w:r>
      <w:r>
        <w:rPr>
          <w:sz w:val="24"/>
        </w:rPr>
        <w:t>defined</w:t>
      </w:r>
      <w:r>
        <w:rPr>
          <w:spacing w:val="-1"/>
          <w:sz w:val="24"/>
        </w:rPr>
        <w:t xml:space="preserve"> </w:t>
      </w:r>
      <w:r>
        <w:rPr>
          <w:sz w:val="24"/>
        </w:rPr>
        <w:t>below)</w:t>
      </w:r>
      <w:r>
        <w:rPr>
          <w:spacing w:val="-3"/>
          <w:sz w:val="24"/>
        </w:rPr>
        <w:t xml:space="preserve"> </w:t>
      </w:r>
      <w:r>
        <w:rPr>
          <w:sz w:val="24"/>
        </w:rPr>
        <w:t>at</w:t>
      </w:r>
      <w:r>
        <w:rPr>
          <w:spacing w:val="-3"/>
          <w:sz w:val="24"/>
        </w:rPr>
        <w:t xml:space="preserve"> </w:t>
      </w:r>
      <w:r>
        <w:rPr>
          <w:sz w:val="24"/>
        </w:rPr>
        <w:t>45</w:t>
      </w:r>
      <w:r>
        <w:rPr>
          <w:spacing w:val="-1"/>
          <w:sz w:val="24"/>
        </w:rPr>
        <w:t xml:space="preserve"> </w:t>
      </w:r>
      <w:r>
        <w:rPr>
          <w:sz w:val="24"/>
        </w:rPr>
        <w:t>C.F.R.</w:t>
      </w:r>
      <w:r>
        <w:rPr>
          <w:spacing w:val="-3"/>
          <w:sz w:val="24"/>
        </w:rPr>
        <w:t xml:space="preserve"> </w:t>
      </w:r>
      <w:r>
        <w:rPr>
          <w:sz w:val="24"/>
        </w:rPr>
        <w:t>§</w:t>
      </w:r>
      <w:r>
        <w:rPr>
          <w:spacing w:val="-3"/>
          <w:sz w:val="24"/>
        </w:rPr>
        <w:t xml:space="preserve"> </w:t>
      </w:r>
      <w:r>
        <w:rPr>
          <w:sz w:val="24"/>
        </w:rPr>
        <w:t>160.103,</w:t>
      </w:r>
      <w:r>
        <w:rPr>
          <w:spacing w:val="-3"/>
          <w:sz w:val="24"/>
        </w:rPr>
        <w:t xml:space="preserve"> </w:t>
      </w:r>
      <w:r>
        <w:rPr>
          <w:sz w:val="24"/>
        </w:rPr>
        <w:t>as</w:t>
      </w:r>
      <w:r>
        <w:rPr>
          <w:spacing w:val="-3"/>
          <w:sz w:val="24"/>
        </w:rPr>
        <w:t xml:space="preserve"> </w:t>
      </w:r>
      <w:r>
        <w:rPr>
          <w:sz w:val="24"/>
        </w:rPr>
        <w:t>applied</w:t>
      </w:r>
      <w:r>
        <w:rPr>
          <w:spacing w:val="-3"/>
          <w:sz w:val="24"/>
        </w:rPr>
        <w:t xml:space="preserve"> </w:t>
      </w:r>
      <w:r>
        <w:rPr>
          <w:sz w:val="24"/>
        </w:rPr>
        <w:t>to</w:t>
      </w:r>
      <w:r>
        <w:rPr>
          <w:spacing w:val="-3"/>
          <w:sz w:val="24"/>
        </w:rPr>
        <w:t xml:space="preserve"> </w:t>
      </w:r>
      <w:r>
        <w:rPr>
          <w:sz w:val="24"/>
        </w:rPr>
        <w:t>the information created, received, maintained, or transmitted by Business Associate from or on behalf of Covered Entity.</w:t>
      </w:r>
    </w:p>
    <w:p w14:paraId="29D31949" w14:textId="77777777" w:rsidR="00E51C16" w:rsidRPr="00E51C16" w:rsidRDefault="00E51C16" w:rsidP="00E51C16">
      <w:pPr>
        <w:pStyle w:val="ListParagraph"/>
        <w:tabs>
          <w:tab w:val="left" w:pos="1581"/>
        </w:tabs>
        <w:ind w:left="859" w:right="259" w:firstLine="0"/>
        <w:jc w:val="both"/>
        <w:rPr>
          <w:sz w:val="24"/>
        </w:rPr>
      </w:pPr>
    </w:p>
    <w:p w14:paraId="40C644BB" w14:textId="18C5A02D" w:rsidR="00BC68BC" w:rsidRDefault="00EA4A7B">
      <w:pPr>
        <w:pStyle w:val="ListParagraph"/>
        <w:numPr>
          <w:ilvl w:val="1"/>
          <w:numId w:val="2"/>
        </w:numPr>
        <w:tabs>
          <w:tab w:val="left" w:pos="1581"/>
        </w:tabs>
        <w:spacing w:before="79"/>
        <w:ind w:right="261" w:firstLine="719"/>
        <w:jc w:val="both"/>
        <w:rPr>
          <w:sz w:val="24"/>
        </w:rPr>
      </w:pPr>
      <w:r>
        <w:rPr>
          <w:sz w:val="24"/>
        </w:rPr>
        <w:t>“</w:t>
      </w:r>
      <w:r>
        <w:rPr>
          <w:sz w:val="24"/>
          <w:u w:val="single"/>
        </w:rPr>
        <w:t>Individual</w:t>
      </w:r>
      <w:r>
        <w:rPr>
          <w:sz w:val="24"/>
        </w:rPr>
        <w:t>” shall have the meaning given to such term under the Privacy Rule, including, but not limited to, 45 C.F.R. § 160.103 and shall include a person who qualifies as a personal representative in accordance with 45 C.F.R. § 164.502(g).</w:t>
      </w:r>
    </w:p>
    <w:p w14:paraId="11478C6F" w14:textId="77777777" w:rsidR="00BC68BC" w:rsidRDefault="00BC68BC">
      <w:pPr>
        <w:pStyle w:val="BodyText"/>
        <w:rPr>
          <w:rFonts w:ascii="Times New Roman"/>
          <w:sz w:val="24"/>
        </w:rPr>
      </w:pPr>
    </w:p>
    <w:p w14:paraId="00E33148" w14:textId="77777777" w:rsidR="00BC68BC" w:rsidRDefault="00CC6B60">
      <w:pPr>
        <w:pStyle w:val="ListParagraph"/>
        <w:numPr>
          <w:ilvl w:val="1"/>
          <w:numId w:val="2"/>
        </w:numPr>
        <w:tabs>
          <w:tab w:val="left" w:pos="1581"/>
        </w:tabs>
        <w:ind w:right="261" w:firstLine="719"/>
        <w:jc w:val="both"/>
        <w:rPr>
          <w:sz w:val="24"/>
        </w:rPr>
      </w:pPr>
      <w:r>
        <w:rPr>
          <w:sz w:val="24"/>
        </w:rPr>
        <w:lastRenderedPageBreak/>
        <w:t>“</w:t>
      </w:r>
      <w:r>
        <w:rPr>
          <w:sz w:val="24"/>
          <w:u w:val="single"/>
        </w:rPr>
        <w:t>Privacy Rule</w:t>
      </w:r>
      <w:r>
        <w:rPr>
          <w:sz w:val="24"/>
        </w:rPr>
        <w:t>” shall mean the Standards for Privacy of Individually Identifiable Health Information at 45 C.F.R. Part 160 and Part 164, Subparts A and E.</w:t>
      </w:r>
    </w:p>
    <w:p w14:paraId="26E6380D" w14:textId="77777777" w:rsidR="00BC68BC" w:rsidRDefault="00BC68BC">
      <w:pPr>
        <w:pStyle w:val="BodyText"/>
        <w:rPr>
          <w:rFonts w:ascii="Times New Roman"/>
          <w:sz w:val="24"/>
        </w:rPr>
      </w:pPr>
    </w:p>
    <w:p w14:paraId="69011A98" w14:textId="77777777" w:rsidR="00BC68BC" w:rsidRDefault="00CC6B60">
      <w:pPr>
        <w:pStyle w:val="ListParagraph"/>
        <w:numPr>
          <w:ilvl w:val="1"/>
          <w:numId w:val="2"/>
        </w:numPr>
        <w:tabs>
          <w:tab w:val="left" w:pos="1581"/>
        </w:tabs>
        <w:ind w:right="259" w:firstLine="719"/>
        <w:jc w:val="both"/>
        <w:rPr>
          <w:sz w:val="24"/>
        </w:rPr>
      </w:pPr>
      <w:r>
        <w:rPr>
          <w:sz w:val="24"/>
        </w:rPr>
        <w:t>“</w:t>
      </w:r>
      <w:r>
        <w:rPr>
          <w:sz w:val="24"/>
          <w:u w:val="single"/>
        </w:rPr>
        <w:t>Protected Health Information</w:t>
      </w:r>
      <w:r>
        <w:rPr>
          <w:sz w:val="24"/>
        </w:rPr>
        <w:t>” or “</w:t>
      </w:r>
      <w:r>
        <w:rPr>
          <w:sz w:val="24"/>
          <w:u w:val="single"/>
        </w:rPr>
        <w:t>PHI</w:t>
      </w:r>
      <w:r>
        <w:rPr>
          <w:sz w:val="24"/>
        </w:rPr>
        <w:t>” shall have the meaning given to such term under the Privacy Rule, including, but not limited to, 45 C.F.R. § 160.103, as applied to the information created, received, maintained, or transmitted by Business Associate from or on behalf of Covered Entity.</w:t>
      </w:r>
    </w:p>
    <w:p w14:paraId="6A6636AF" w14:textId="77777777" w:rsidR="00BC68BC" w:rsidRDefault="00BC68BC">
      <w:pPr>
        <w:pStyle w:val="BodyText"/>
        <w:spacing w:before="1"/>
        <w:rPr>
          <w:rFonts w:ascii="Times New Roman"/>
          <w:sz w:val="24"/>
        </w:rPr>
      </w:pPr>
    </w:p>
    <w:p w14:paraId="6E4CCAA9" w14:textId="77777777" w:rsidR="00BC68BC" w:rsidRDefault="00CC6B60">
      <w:pPr>
        <w:pStyle w:val="ListParagraph"/>
        <w:numPr>
          <w:ilvl w:val="1"/>
          <w:numId w:val="2"/>
        </w:numPr>
        <w:tabs>
          <w:tab w:val="left" w:pos="1581"/>
        </w:tabs>
        <w:ind w:right="261" w:firstLine="719"/>
        <w:jc w:val="both"/>
        <w:rPr>
          <w:sz w:val="24"/>
        </w:rPr>
      </w:pPr>
      <w:r>
        <w:rPr>
          <w:sz w:val="24"/>
        </w:rPr>
        <w:t>“</w:t>
      </w:r>
      <w:r>
        <w:rPr>
          <w:sz w:val="24"/>
          <w:u w:val="single"/>
        </w:rPr>
        <w:t>Secretary</w:t>
      </w:r>
      <w:r>
        <w:rPr>
          <w:sz w:val="24"/>
        </w:rPr>
        <w:t>” shall mean the Secretary of the U.S. Department of Health and</w:t>
      </w:r>
      <w:r>
        <w:rPr>
          <w:spacing w:val="40"/>
          <w:sz w:val="24"/>
        </w:rPr>
        <w:t xml:space="preserve"> </w:t>
      </w:r>
      <w:r>
        <w:rPr>
          <w:sz w:val="24"/>
        </w:rPr>
        <w:t>Human Services or his or her designee.</w:t>
      </w:r>
    </w:p>
    <w:p w14:paraId="1307B59A" w14:textId="77777777" w:rsidR="00BC68BC" w:rsidRDefault="00BC68BC">
      <w:pPr>
        <w:pStyle w:val="BodyText"/>
        <w:rPr>
          <w:rFonts w:ascii="Times New Roman"/>
          <w:sz w:val="24"/>
        </w:rPr>
      </w:pPr>
    </w:p>
    <w:p w14:paraId="29CE8055" w14:textId="77777777" w:rsidR="00BC68BC" w:rsidRDefault="00CC6B60">
      <w:pPr>
        <w:pStyle w:val="ListParagraph"/>
        <w:numPr>
          <w:ilvl w:val="1"/>
          <w:numId w:val="2"/>
        </w:numPr>
        <w:tabs>
          <w:tab w:val="left" w:pos="1581"/>
        </w:tabs>
        <w:ind w:right="263" w:firstLine="719"/>
        <w:jc w:val="both"/>
        <w:rPr>
          <w:sz w:val="24"/>
        </w:rPr>
      </w:pPr>
      <w:r>
        <w:rPr>
          <w:sz w:val="24"/>
        </w:rPr>
        <w:t>“</w:t>
      </w:r>
      <w:r>
        <w:rPr>
          <w:sz w:val="24"/>
          <w:u w:val="single"/>
        </w:rPr>
        <w:t>Security</w:t>
      </w:r>
      <w:r>
        <w:rPr>
          <w:spacing w:val="-1"/>
          <w:sz w:val="24"/>
          <w:u w:val="single"/>
        </w:rPr>
        <w:t xml:space="preserve"> </w:t>
      </w:r>
      <w:r>
        <w:rPr>
          <w:sz w:val="24"/>
          <w:u w:val="single"/>
        </w:rPr>
        <w:t>Rule</w:t>
      </w:r>
      <w:r>
        <w:rPr>
          <w:sz w:val="24"/>
        </w:rPr>
        <w:t>” shall</w:t>
      </w:r>
      <w:r>
        <w:rPr>
          <w:spacing w:val="-1"/>
          <w:sz w:val="24"/>
        </w:rPr>
        <w:t xml:space="preserve"> </w:t>
      </w:r>
      <w:r>
        <w:rPr>
          <w:sz w:val="24"/>
        </w:rPr>
        <w:t>mean</w:t>
      </w:r>
      <w:r>
        <w:rPr>
          <w:spacing w:val="-1"/>
          <w:sz w:val="24"/>
        </w:rPr>
        <w:t xml:space="preserve"> </w:t>
      </w:r>
      <w:r>
        <w:rPr>
          <w:sz w:val="24"/>
        </w:rPr>
        <w:t>the</w:t>
      </w:r>
      <w:r>
        <w:rPr>
          <w:spacing w:val="-2"/>
          <w:sz w:val="24"/>
        </w:rPr>
        <w:t xml:space="preserve"> </w:t>
      </w:r>
      <w:r>
        <w:rPr>
          <w:sz w:val="24"/>
        </w:rPr>
        <w:t>Security</w:t>
      </w:r>
      <w:r>
        <w:rPr>
          <w:spacing w:val="-1"/>
          <w:sz w:val="24"/>
        </w:rPr>
        <w:t xml:space="preserve"> </w:t>
      </w:r>
      <w:r>
        <w:rPr>
          <w:sz w:val="24"/>
        </w:rPr>
        <w:t>Standards for</w:t>
      </w:r>
      <w:r>
        <w:rPr>
          <w:spacing w:val="-3"/>
          <w:sz w:val="24"/>
        </w:rPr>
        <w:t xml:space="preserve"> </w:t>
      </w:r>
      <w:r>
        <w:rPr>
          <w:sz w:val="24"/>
        </w:rPr>
        <w:t>the Protection</w:t>
      </w:r>
      <w:r>
        <w:rPr>
          <w:spacing w:val="-1"/>
          <w:sz w:val="24"/>
        </w:rPr>
        <w:t xml:space="preserve"> </w:t>
      </w:r>
      <w:r>
        <w:rPr>
          <w:sz w:val="24"/>
        </w:rPr>
        <w:t>of</w:t>
      </w:r>
      <w:r>
        <w:rPr>
          <w:spacing w:val="-2"/>
          <w:sz w:val="24"/>
        </w:rPr>
        <w:t xml:space="preserve"> </w:t>
      </w:r>
      <w:r>
        <w:rPr>
          <w:sz w:val="24"/>
        </w:rPr>
        <w:t>Electronic Protected Health Information at 45 C.F.R. Part 160 and Part 164, Subparts A and C.</w:t>
      </w:r>
    </w:p>
    <w:p w14:paraId="721DF6DF" w14:textId="77777777" w:rsidR="00BC68BC" w:rsidRDefault="00BC68BC">
      <w:pPr>
        <w:pStyle w:val="BodyText"/>
        <w:rPr>
          <w:rFonts w:ascii="Times New Roman"/>
          <w:sz w:val="24"/>
        </w:rPr>
      </w:pPr>
    </w:p>
    <w:p w14:paraId="0294B97C" w14:textId="77777777" w:rsidR="00BC68BC" w:rsidRDefault="00CC6B60">
      <w:pPr>
        <w:pStyle w:val="ListParagraph"/>
        <w:numPr>
          <w:ilvl w:val="1"/>
          <w:numId w:val="2"/>
        </w:numPr>
        <w:tabs>
          <w:tab w:val="left" w:pos="1580"/>
          <w:tab w:val="left" w:pos="1581"/>
        </w:tabs>
        <w:ind w:left="1580" w:hanging="721"/>
        <w:rPr>
          <w:sz w:val="24"/>
        </w:rPr>
      </w:pPr>
      <w:r>
        <w:rPr>
          <w:sz w:val="24"/>
        </w:rPr>
        <w:t>“</w:t>
      </w:r>
      <w:r>
        <w:rPr>
          <w:sz w:val="24"/>
          <w:u w:val="single"/>
        </w:rPr>
        <w:t>Subcontractor</w:t>
      </w:r>
      <w:r>
        <w:rPr>
          <w:sz w:val="24"/>
        </w:rPr>
        <w:t>”</w:t>
      </w:r>
      <w:r>
        <w:rPr>
          <w:spacing w:val="23"/>
          <w:sz w:val="24"/>
        </w:rPr>
        <w:t xml:space="preserve"> </w:t>
      </w:r>
      <w:r>
        <w:rPr>
          <w:sz w:val="24"/>
        </w:rPr>
        <w:t>shall</w:t>
      </w:r>
      <w:r>
        <w:rPr>
          <w:spacing w:val="25"/>
          <w:sz w:val="24"/>
        </w:rPr>
        <w:t xml:space="preserve"> </w:t>
      </w:r>
      <w:r>
        <w:rPr>
          <w:sz w:val="24"/>
        </w:rPr>
        <w:t>have</w:t>
      </w:r>
      <w:r>
        <w:rPr>
          <w:spacing w:val="23"/>
          <w:sz w:val="24"/>
        </w:rPr>
        <w:t xml:space="preserve"> </w:t>
      </w:r>
      <w:r>
        <w:rPr>
          <w:sz w:val="24"/>
        </w:rPr>
        <w:t>the</w:t>
      </w:r>
      <w:r>
        <w:rPr>
          <w:spacing w:val="24"/>
          <w:sz w:val="24"/>
        </w:rPr>
        <w:t xml:space="preserve"> </w:t>
      </w:r>
      <w:r>
        <w:rPr>
          <w:sz w:val="24"/>
        </w:rPr>
        <w:t>meaning</w:t>
      </w:r>
      <w:r>
        <w:rPr>
          <w:spacing w:val="25"/>
          <w:sz w:val="24"/>
        </w:rPr>
        <w:t xml:space="preserve"> </w:t>
      </w:r>
      <w:r>
        <w:rPr>
          <w:sz w:val="24"/>
        </w:rPr>
        <w:t>given</w:t>
      </w:r>
      <w:r>
        <w:rPr>
          <w:spacing w:val="23"/>
          <w:sz w:val="24"/>
        </w:rPr>
        <w:t xml:space="preserve"> </w:t>
      </w:r>
      <w:r>
        <w:rPr>
          <w:sz w:val="24"/>
        </w:rPr>
        <w:t>to</w:t>
      </w:r>
      <w:r>
        <w:rPr>
          <w:spacing w:val="27"/>
          <w:sz w:val="24"/>
        </w:rPr>
        <w:t xml:space="preserve"> </w:t>
      </w:r>
      <w:r>
        <w:rPr>
          <w:sz w:val="24"/>
        </w:rPr>
        <w:t>the</w:t>
      </w:r>
      <w:r>
        <w:rPr>
          <w:spacing w:val="23"/>
          <w:sz w:val="24"/>
        </w:rPr>
        <w:t xml:space="preserve"> </w:t>
      </w:r>
      <w:r>
        <w:rPr>
          <w:sz w:val="24"/>
        </w:rPr>
        <w:t>term</w:t>
      </w:r>
      <w:r>
        <w:rPr>
          <w:spacing w:val="25"/>
          <w:sz w:val="24"/>
        </w:rPr>
        <w:t xml:space="preserve"> </w:t>
      </w:r>
      <w:r>
        <w:rPr>
          <w:sz w:val="24"/>
        </w:rPr>
        <w:t>“subcontractor”</w:t>
      </w:r>
      <w:r>
        <w:rPr>
          <w:spacing w:val="24"/>
          <w:sz w:val="24"/>
        </w:rPr>
        <w:t xml:space="preserve"> </w:t>
      </w:r>
      <w:r>
        <w:rPr>
          <w:sz w:val="24"/>
        </w:rPr>
        <w:t>at</w:t>
      </w:r>
      <w:r>
        <w:rPr>
          <w:spacing w:val="24"/>
          <w:sz w:val="24"/>
        </w:rPr>
        <w:t xml:space="preserve"> </w:t>
      </w:r>
      <w:r>
        <w:rPr>
          <w:spacing w:val="-5"/>
          <w:sz w:val="24"/>
        </w:rPr>
        <w:t>45</w:t>
      </w:r>
    </w:p>
    <w:p w14:paraId="1E9C6FE3" w14:textId="77777777" w:rsidR="00BC68BC" w:rsidRDefault="00CC6B60">
      <w:pPr>
        <w:ind w:left="140"/>
        <w:rPr>
          <w:rFonts w:ascii="Times New Roman" w:hAnsi="Times New Roman"/>
          <w:sz w:val="24"/>
        </w:rPr>
      </w:pPr>
      <w:r>
        <w:rPr>
          <w:rFonts w:ascii="Times New Roman" w:hAnsi="Times New Roman"/>
          <w:sz w:val="24"/>
        </w:rPr>
        <w:t>C.F.R.</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160.103.</w:t>
      </w:r>
    </w:p>
    <w:p w14:paraId="727D26E3" w14:textId="77777777" w:rsidR="00BC68BC" w:rsidRDefault="00BC68BC">
      <w:pPr>
        <w:pStyle w:val="BodyText"/>
        <w:rPr>
          <w:rFonts w:ascii="Times New Roman"/>
          <w:sz w:val="24"/>
        </w:rPr>
      </w:pPr>
    </w:p>
    <w:p w14:paraId="4649D7FD" w14:textId="77777777" w:rsidR="00BC68BC" w:rsidRDefault="00CC6B60">
      <w:pPr>
        <w:pStyle w:val="ListParagraph"/>
        <w:numPr>
          <w:ilvl w:val="1"/>
          <w:numId w:val="2"/>
        </w:numPr>
        <w:tabs>
          <w:tab w:val="left" w:pos="1581"/>
        </w:tabs>
        <w:ind w:right="256" w:firstLine="719"/>
        <w:jc w:val="both"/>
        <w:rPr>
          <w:sz w:val="24"/>
        </w:rPr>
      </w:pPr>
      <w:r>
        <w:rPr>
          <w:sz w:val="24"/>
        </w:rPr>
        <w:t>Any other capitalized terms used, but not otherwise defined, in this BAA shall have the same meaning as those terms in HIPAA.</w:t>
      </w:r>
      <w:r>
        <w:rPr>
          <w:spacing w:val="40"/>
          <w:sz w:val="24"/>
        </w:rPr>
        <w:t xml:space="preserve"> </w:t>
      </w:r>
      <w:r>
        <w:rPr>
          <w:sz w:val="24"/>
        </w:rPr>
        <w:t>Any inconsistency in the definition of a capitalized term shall be resolved in favor of a meaning that permits compliance with HIPAA.</w:t>
      </w:r>
    </w:p>
    <w:p w14:paraId="19EFD2C3" w14:textId="77777777" w:rsidR="00BC68BC" w:rsidRDefault="00BC68BC">
      <w:pPr>
        <w:pStyle w:val="BodyText"/>
        <w:spacing w:before="1"/>
        <w:rPr>
          <w:rFonts w:ascii="Times New Roman"/>
          <w:sz w:val="24"/>
        </w:rPr>
      </w:pPr>
    </w:p>
    <w:p w14:paraId="2075521E" w14:textId="77777777" w:rsidR="00BC68BC" w:rsidRDefault="00CC6B60">
      <w:pPr>
        <w:pStyle w:val="Heading1"/>
        <w:numPr>
          <w:ilvl w:val="0"/>
          <w:numId w:val="2"/>
        </w:numPr>
        <w:tabs>
          <w:tab w:val="left" w:pos="860"/>
          <w:tab w:val="left" w:pos="861"/>
        </w:tabs>
        <w:ind w:hanging="721"/>
        <w:jc w:val="left"/>
      </w:pPr>
      <w:r>
        <w:t>PERMITTED</w:t>
      </w:r>
      <w:r>
        <w:rPr>
          <w:spacing w:val="-8"/>
        </w:rPr>
        <w:t xml:space="preserve"> </w:t>
      </w:r>
      <w:r>
        <w:t>USES</w:t>
      </w:r>
      <w:r>
        <w:rPr>
          <w:spacing w:val="-7"/>
        </w:rPr>
        <w:t xml:space="preserve"> </w:t>
      </w:r>
      <w:r>
        <w:t>AND</w:t>
      </w:r>
      <w:r>
        <w:rPr>
          <w:spacing w:val="-8"/>
        </w:rPr>
        <w:t xml:space="preserve"> </w:t>
      </w:r>
      <w:r>
        <w:t>DISCLOSURES</w:t>
      </w:r>
      <w:r>
        <w:rPr>
          <w:spacing w:val="-7"/>
        </w:rPr>
        <w:t xml:space="preserve"> </w:t>
      </w:r>
      <w:r>
        <w:t>OF</w:t>
      </w:r>
      <w:r>
        <w:rPr>
          <w:spacing w:val="-8"/>
        </w:rPr>
        <w:t xml:space="preserve"> </w:t>
      </w:r>
      <w:r>
        <w:rPr>
          <w:spacing w:val="-4"/>
        </w:rPr>
        <w:t>PHI.</w:t>
      </w:r>
    </w:p>
    <w:p w14:paraId="4FDC031E" w14:textId="77777777" w:rsidR="00BC68BC" w:rsidRDefault="00BC68BC">
      <w:pPr>
        <w:pStyle w:val="BodyText"/>
        <w:rPr>
          <w:rFonts w:ascii="Times New Roman"/>
          <w:b/>
          <w:sz w:val="24"/>
        </w:rPr>
      </w:pPr>
    </w:p>
    <w:p w14:paraId="467074E8" w14:textId="77777777" w:rsidR="00BC68BC" w:rsidRDefault="00CC6B60">
      <w:pPr>
        <w:ind w:left="140" w:right="239"/>
        <w:rPr>
          <w:rFonts w:ascii="Times New Roman"/>
          <w:sz w:val="24"/>
        </w:rPr>
      </w:pPr>
      <w:r>
        <w:rPr>
          <w:rFonts w:ascii="Times New Roman"/>
          <w:sz w:val="24"/>
        </w:rPr>
        <w:t>Except</w:t>
      </w:r>
      <w:r>
        <w:rPr>
          <w:rFonts w:ascii="Times New Roman"/>
          <w:spacing w:val="-1"/>
          <w:sz w:val="24"/>
        </w:rPr>
        <w:t xml:space="preserve"> </w:t>
      </w:r>
      <w:r>
        <w:rPr>
          <w:rFonts w:ascii="Times New Roman"/>
          <w:sz w:val="24"/>
        </w:rPr>
        <w:t>as</w:t>
      </w:r>
      <w:r>
        <w:rPr>
          <w:rFonts w:ascii="Times New Roman"/>
          <w:spacing w:val="-1"/>
          <w:sz w:val="24"/>
        </w:rPr>
        <w:t xml:space="preserve"> </w:t>
      </w:r>
      <w:r>
        <w:rPr>
          <w:rFonts w:ascii="Times New Roman"/>
          <w:sz w:val="24"/>
        </w:rPr>
        <w:t>otherwise</w:t>
      </w:r>
      <w:r>
        <w:rPr>
          <w:rFonts w:ascii="Times New Roman"/>
          <w:spacing w:val="-2"/>
          <w:sz w:val="24"/>
        </w:rPr>
        <w:t xml:space="preserve"> </w:t>
      </w:r>
      <w:r>
        <w:rPr>
          <w:rFonts w:ascii="Times New Roman"/>
          <w:sz w:val="24"/>
        </w:rPr>
        <w:t>limited</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this BAA</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Agreement,</w:t>
      </w:r>
      <w:r>
        <w:rPr>
          <w:rFonts w:ascii="Times New Roman"/>
          <w:spacing w:val="-1"/>
          <w:sz w:val="24"/>
        </w:rPr>
        <w:t xml:space="preserve"> </w:t>
      </w:r>
      <w:r>
        <w:rPr>
          <w:rFonts w:ascii="Times New Roman"/>
          <w:sz w:val="24"/>
        </w:rPr>
        <w:t>Business</w:t>
      </w:r>
      <w:r>
        <w:rPr>
          <w:rFonts w:ascii="Times New Roman"/>
          <w:spacing w:val="-1"/>
          <w:sz w:val="24"/>
        </w:rPr>
        <w:t xml:space="preserve"> </w:t>
      </w:r>
      <w:r>
        <w:rPr>
          <w:rFonts w:ascii="Times New Roman"/>
          <w:sz w:val="24"/>
        </w:rPr>
        <w:t>Associate</w:t>
      </w:r>
      <w:r>
        <w:rPr>
          <w:rFonts w:ascii="Times New Roman"/>
          <w:spacing w:val="-2"/>
          <w:sz w:val="24"/>
        </w:rPr>
        <w:t xml:space="preserve"> </w:t>
      </w:r>
      <w:r>
        <w:rPr>
          <w:rFonts w:ascii="Times New Roman"/>
          <w:sz w:val="24"/>
        </w:rPr>
        <w:t>may</w:t>
      </w:r>
      <w:r>
        <w:rPr>
          <w:rFonts w:ascii="Times New Roman"/>
          <w:spacing w:val="-2"/>
          <w:sz w:val="24"/>
        </w:rPr>
        <w:t xml:space="preserve"> </w:t>
      </w:r>
      <w:r>
        <w:rPr>
          <w:rFonts w:ascii="Times New Roman"/>
          <w:sz w:val="24"/>
        </w:rPr>
        <w:t>do</w:t>
      </w:r>
      <w:r>
        <w:rPr>
          <w:rFonts w:ascii="Times New Roman"/>
          <w:spacing w:val="-1"/>
          <w:sz w:val="24"/>
        </w:rPr>
        <w:t xml:space="preserve"> </w:t>
      </w:r>
      <w:r>
        <w:rPr>
          <w:rFonts w:ascii="Times New Roman"/>
          <w:sz w:val="24"/>
        </w:rPr>
        <w:t>any</w:t>
      </w:r>
      <w:r>
        <w:rPr>
          <w:rFonts w:ascii="Times New Roman"/>
          <w:spacing w:val="-1"/>
          <w:sz w:val="24"/>
        </w:rPr>
        <w:t xml:space="preserve"> </w:t>
      </w:r>
      <w:r>
        <w:rPr>
          <w:rFonts w:ascii="Times New Roman"/>
          <w:sz w:val="24"/>
        </w:rPr>
        <w:t>or</w:t>
      </w:r>
      <w:r>
        <w:rPr>
          <w:rFonts w:ascii="Times New Roman"/>
          <w:spacing w:val="-2"/>
          <w:sz w:val="24"/>
        </w:rPr>
        <w:t xml:space="preserve"> </w:t>
      </w:r>
      <w:proofErr w:type="gramStart"/>
      <w:r>
        <w:rPr>
          <w:rFonts w:ascii="Times New Roman"/>
          <w:sz w:val="24"/>
        </w:rPr>
        <w:t>all of</w:t>
      </w:r>
      <w:proofErr w:type="gramEnd"/>
      <w:r>
        <w:rPr>
          <w:rFonts w:ascii="Times New Roman"/>
          <w:sz w:val="24"/>
        </w:rPr>
        <w:t xml:space="preserve"> the following:</w:t>
      </w:r>
    </w:p>
    <w:p w14:paraId="6341CE68" w14:textId="77777777" w:rsidR="00BC68BC" w:rsidRDefault="00BC68BC">
      <w:pPr>
        <w:pStyle w:val="BodyText"/>
        <w:rPr>
          <w:rFonts w:ascii="Times New Roman"/>
          <w:sz w:val="24"/>
        </w:rPr>
      </w:pPr>
    </w:p>
    <w:p w14:paraId="6E985BB9" w14:textId="77777777" w:rsidR="00BC68BC" w:rsidRDefault="00CC6B60">
      <w:pPr>
        <w:pStyle w:val="ListParagraph"/>
        <w:numPr>
          <w:ilvl w:val="1"/>
          <w:numId w:val="2"/>
        </w:numPr>
        <w:tabs>
          <w:tab w:val="left" w:pos="1581"/>
        </w:tabs>
        <w:ind w:right="253" w:firstLine="719"/>
        <w:jc w:val="both"/>
        <w:rPr>
          <w:sz w:val="24"/>
        </w:rPr>
      </w:pPr>
      <w:r>
        <w:rPr>
          <w:sz w:val="24"/>
          <w:u w:val="single"/>
        </w:rPr>
        <w:t>Use or Disclosure Under this BAA</w:t>
      </w:r>
      <w:r>
        <w:rPr>
          <w:sz w:val="24"/>
        </w:rPr>
        <w:t>.</w:t>
      </w:r>
      <w:r>
        <w:rPr>
          <w:spacing w:val="40"/>
          <w:sz w:val="24"/>
        </w:rPr>
        <w:t xml:space="preserve"> </w:t>
      </w:r>
      <w:r>
        <w:rPr>
          <w:sz w:val="24"/>
        </w:rPr>
        <w:t>Use or disclose PHI to perform functions, activities, or services for, or on behalf of Covered Entity to the extent permitted in the Agreement, provided that such use or disclosure would not violate the Privacy Rule or any applicable state law if done by Covered Entity.</w:t>
      </w:r>
      <w:r>
        <w:rPr>
          <w:spacing w:val="40"/>
          <w:sz w:val="24"/>
        </w:rPr>
        <w:t xml:space="preserve"> </w:t>
      </w:r>
      <w:r>
        <w:rPr>
          <w:sz w:val="24"/>
        </w:rPr>
        <w:t>Notwithstanding the above, Business Associate may use and disclose PHI for the purposes identified in paragraphs (B), (C), and (E) of this Section IV even if Covered Entity could not do so under the Privacy Rule.</w:t>
      </w:r>
    </w:p>
    <w:p w14:paraId="6603B048" w14:textId="77777777" w:rsidR="00BC68BC" w:rsidRDefault="00BC68BC">
      <w:pPr>
        <w:pStyle w:val="BodyText"/>
        <w:spacing w:before="1"/>
        <w:rPr>
          <w:rFonts w:ascii="Times New Roman"/>
          <w:sz w:val="24"/>
        </w:rPr>
      </w:pPr>
    </w:p>
    <w:p w14:paraId="368E9F89" w14:textId="77777777" w:rsidR="00BC68BC" w:rsidRDefault="00CC6B60">
      <w:pPr>
        <w:pStyle w:val="ListParagraph"/>
        <w:numPr>
          <w:ilvl w:val="1"/>
          <w:numId w:val="2"/>
        </w:numPr>
        <w:tabs>
          <w:tab w:val="left" w:pos="1581"/>
        </w:tabs>
        <w:ind w:right="255" w:firstLine="719"/>
        <w:jc w:val="both"/>
        <w:rPr>
          <w:sz w:val="24"/>
        </w:rPr>
      </w:pPr>
      <w:r>
        <w:rPr>
          <w:sz w:val="24"/>
          <w:u w:val="single"/>
        </w:rPr>
        <w:t>Use for Administration/Legal Responsibilities.</w:t>
      </w:r>
      <w:r>
        <w:rPr>
          <w:spacing w:val="80"/>
          <w:sz w:val="24"/>
        </w:rPr>
        <w:t xml:space="preserve"> </w:t>
      </w:r>
      <w:r>
        <w:rPr>
          <w:sz w:val="24"/>
        </w:rPr>
        <w:t>Use PHI, but only to the</w:t>
      </w:r>
      <w:r>
        <w:rPr>
          <w:spacing w:val="40"/>
          <w:sz w:val="24"/>
        </w:rPr>
        <w:t xml:space="preserve"> </w:t>
      </w:r>
      <w:r>
        <w:rPr>
          <w:sz w:val="24"/>
        </w:rPr>
        <w:t>minimum extent necessary, for</w:t>
      </w:r>
      <w:r>
        <w:rPr>
          <w:spacing w:val="-1"/>
          <w:sz w:val="24"/>
        </w:rPr>
        <w:t xml:space="preserve"> </w:t>
      </w:r>
      <w:r>
        <w:rPr>
          <w:sz w:val="24"/>
        </w:rPr>
        <w:t>the proper</w:t>
      </w:r>
      <w:r>
        <w:rPr>
          <w:spacing w:val="-1"/>
          <w:sz w:val="24"/>
        </w:rPr>
        <w:t xml:space="preserve"> </w:t>
      </w:r>
      <w:r>
        <w:rPr>
          <w:sz w:val="24"/>
        </w:rPr>
        <w:t>management and administration of</w:t>
      </w:r>
      <w:r>
        <w:rPr>
          <w:spacing w:val="-1"/>
          <w:sz w:val="24"/>
        </w:rPr>
        <w:t xml:space="preserve"> </w:t>
      </w:r>
      <w:r>
        <w:rPr>
          <w:sz w:val="24"/>
        </w:rPr>
        <w:t>Business Associate or to carry out the legal responsibilities of Business Associate.</w:t>
      </w:r>
    </w:p>
    <w:p w14:paraId="188B1B65" w14:textId="77777777" w:rsidR="00BC68BC" w:rsidRDefault="00BC68BC">
      <w:pPr>
        <w:pStyle w:val="BodyText"/>
        <w:rPr>
          <w:rFonts w:ascii="Times New Roman"/>
          <w:sz w:val="24"/>
        </w:rPr>
      </w:pPr>
    </w:p>
    <w:p w14:paraId="2BA6B641" w14:textId="77777777" w:rsidR="00BC68BC" w:rsidRDefault="00CC6B60">
      <w:pPr>
        <w:pStyle w:val="ListParagraph"/>
        <w:numPr>
          <w:ilvl w:val="1"/>
          <w:numId w:val="2"/>
        </w:numPr>
        <w:tabs>
          <w:tab w:val="left" w:pos="1581"/>
        </w:tabs>
        <w:ind w:right="257" w:firstLine="719"/>
        <w:jc w:val="both"/>
        <w:rPr>
          <w:sz w:val="24"/>
        </w:rPr>
      </w:pPr>
      <w:r>
        <w:rPr>
          <w:sz w:val="24"/>
          <w:u w:val="single"/>
        </w:rPr>
        <w:t>Disclosure for Administration/Legal Responsibilities</w:t>
      </w:r>
      <w:r>
        <w:rPr>
          <w:sz w:val="24"/>
        </w:rPr>
        <w:t>.</w:t>
      </w:r>
      <w:r>
        <w:rPr>
          <w:spacing w:val="40"/>
          <w:sz w:val="24"/>
        </w:rPr>
        <w:t xml:space="preserve"> </w:t>
      </w:r>
      <w:r>
        <w:rPr>
          <w:sz w:val="24"/>
        </w:rPr>
        <w:t>Disclose PHI, but only to the minimum extent necessary, for the proper management and administration of Business Associate or to carry out the legal responsibilities of Business Associate, provided that:</w:t>
      </w:r>
    </w:p>
    <w:p w14:paraId="35AA96CF" w14:textId="77777777" w:rsidR="00BC68BC" w:rsidRDefault="00BC68BC">
      <w:pPr>
        <w:pStyle w:val="BodyText"/>
        <w:rPr>
          <w:rFonts w:ascii="Times New Roman"/>
          <w:sz w:val="24"/>
        </w:rPr>
      </w:pPr>
    </w:p>
    <w:p w14:paraId="6C6849B4" w14:textId="77777777" w:rsidR="00BC68BC" w:rsidRDefault="00CC6B60">
      <w:pPr>
        <w:pStyle w:val="ListParagraph"/>
        <w:numPr>
          <w:ilvl w:val="2"/>
          <w:numId w:val="2"/>
        </w:numPr>
        <w:tabs>
          <w:tab w:val="left" w:pos="2300"/>
          <w:tab w:val="left" w:pos="2301"/>
        </w:tabs>
        <w:ind w:hanging="721"/>
        <w:rPr>
          <w:sz w:val="24"/>
        </w:rPr>
      </w:pPr>
      <w:r>
        <w:rPr>
          <w:sz w:val="24"/>
        </w:rPr>
        <w:t>The</w:t>
      </w:r>
      <w:r>
        <w:rPr>
          <w:spacing w:val="-6"/>
          <w:sz w:val="24"/>
        </w:rPr>
        <w:t xml:space="preserve"> </w:t>
      </w:r>
      <w:r>
        <w:rPr>
          <w:sz w:val="24"/>
        </w:rPr>
        <w:t>disclosures</w:t>
      </w:r>
      <w:r>
        <w:rPr>
          <w:spacing w:val="-4"/>
          <w:sz w:val="24"/>
        </w:rPr>
        <w:t xml:space="preserve"> </w:t>
      </w:r>
      <w:r>
        <w:rPr>
          <w:sz w:val="24"/>
        </w:rPr>
        <w:t>are</w:t>
      </w:r>
      <w:r>
        <w:rPr>
          <w:spacing w:val="-5"/>
          <w:sz w:val="24"/>
        </w:rPr>
        <w:t xml:space="preserve"> </w:t>
      </w:r>
      <w:r>
        <w:rPr>
          <w:sz w:val="24"/>
        </w:rPr>
        <w:t>Required</w:t>
      </w:r>
      <w:r>
        <w:rPr>
          <w:spacing w:val="-4"/>
          <w:sz w:val="24"/>
        </w:rPr>
        <w:t xml:space="preserve"> </w:t>
      </w:r>
      <w:r>
        <w:rPr>
          <w:sz w:val="24"/>
        </w:rPr>
        <w:t>by</w:t>
      </w:r>
      <w:r>
        <w:rPr>
          <w:spacing w:val="-3"/>
          <w:sz w:val="24"/>
        </w:rPr>
        <w:t xml:space="preserve"> </w:t>
      </w:r>
      <w:r>
        <w:rPr>
          <w:sz w:val="24"/>
        </w:rPr>
        <w:t>Law;</w:t>
      </w:r>
      <w:r>
        <w:rPr>
          <w:spacing w:val="-4"/>
          <w:sz w:val="24"/>
        </w:rPr>
        <w:t xml:space="preserve"> </w:t>
      </w:r>
      <w:r>
        <w:rPr>
          <w:spacing w:val="-5"/>
          <w:sz w:val="24"/>
        </w:rPr>
        <w:t>or</w:t>
      </w:r>
    </w:p>
    <w:p w14:paraId="79F543EE" w14:textId="77777777" w:rsidR="00BC68BC" w:rsidRDefault="00CC6B60">
      <w:pPr>
        <w:pStyle w:val="ListParagraph"/>
        <w:numPr>
          <w:ilvl w:val="2"/>
          <w:numId w:val="2"/>
        </w:numPr>
        <w:tabs>
          <w:tab w:val="left" w:pos="2301"/>
        </w:tabs>
        <w:spacing w:before="79"/>
        <w:ind w:left="140" w:right="258" w:firstLine="1439"/>
        <w:jc w:val="both"/>
        <w:rPr>
          <w:sz w:val="24"/>
        </w:rPr>
      </w:pPr>
      <w:r>
        <w:rPr>
          <w:sz w:val="24"/>
        </w:rPr>
        <w:t>Business Associate obtains reasonable assurances from the agent, person, or other entity, including Subcontractor, to whom PHI is disclosed that it shall remain confidential and shall be used or further disclosed only as Required by Law or for the purpose</w:t>
      </w:r>
      <w:r>
        <w:rPr>
          <w:spacing w:val="40"/>
          <w:sz w:val="24"/>
        </w:rPr>
        <w:t xml:space="preserve"> </w:t>
      </w:r>
      <w:r>
        <w:rPr>
          <w:sz w:val="24"/>
        </w:rPr>
        <w:t>for which it was disclosed to the agent, person, or other entity, including a Subcontractor (which purpose must be consistent with the limitations imposed upon Business Associate pursuant to</w:t>
      </w:r>
      <w:r>
        <w:rPr>
          <w:spacing w:val="40"/>
          <w:sz w:val="24"/>
        </w:rPr>
        <w:t xml:space="preserve"> </w:t>
      </w:r>
      <w:r>
        <w:rPr>
          <w:sz w:val="24"/>
        </w:rPr>
        <w:t xml:space="preserve">this BAA), and that the agent, person, or other entity, including a Subcontractor agrees to promptly notify Business </w:t>
      </w:r>
      <w:r>
        <w:rPr>
          <w:sz w:val="24"/>
        </w:rPr>
        <w:lastRenderedPageBreak/>
        <w:t>Associate of any instances of which it is aware in which the confidentiality of the information has been breached.</w:t>
      </w:r>
    </w:p>
    <w:p w14:paraId="513C088E" w14:textId="77777777" w:rsidR="00BC68BC" w:rsidRDefault="00BC68BC">
      <w:pPr>
        <w:pStyle w:val="BodyText"/>
        <w:rPr>
          <w:rFonts w:ascii="Times New Roman"/>
          <w:sz w:val="24"/>
        </w:rPr>
      </w:pPr>
    </w:p>
    <w:p w14:paraId="07211C9C" w14:textId="77777777" w:rsidR="00BC68BC" w:rsidRDefault="00CC6B60">
      <w:pPr>
        <w:pStyle w:val="ListParagraph"/>
        <w:numPr>
          <w:ilvl w:val="1"/>
          <w:numId w:val="2"/>
        </w:numPr>
        <w:tabs>
          <w:tab w:val="left" w:pos="1581"/>
        </w:tabs>
        <w:ind w:right="263" w:firstLine="719"/>
        <w:jc w:val="both"/>
        <w:rPr>
          <w:sz w:val="24"/>
        </w:rPr>
      </w:pPr>
      <w:r>
        <w:rPr>
          <w:sz w:val="24"/>
          <w:u w:val="single"/>
        </w:rPr>
        <w:t xml:space="preserve">Use for </w:t>
      </w:r>
      <w:proofErr w:type="gramStart"/>
      <w:r>
        <w:rPr>
          <w:sz w:val="24"/>
          <w:u w:val="single"/>
        </w:rPr>
        <w:t>Reporting of</w:t>
      </w:r>
      <w:proofErr w:type="gramEnd"/>
      <w:r>
        <w:rPr>
          <w:sz w:val="24"/>
          <w:u w:val="single"/>
        </w:rPr>
        <w:t xml:space="preserve"> Violations</w:t>
      </w:r>
      <w:r>
        <w:rPr>
          <w:sz w:val="24"/>
        </w:rPr>
        <w:t>.</w:t>
      </w:r>
      <w:r>
        <w:rPr>
          <w:spacing w:val="40"/>
          <w:sz w:val="24"/>
        </w:rPr>
        <w:t xml:space="preserve"> </w:t>
      </w:r>
      <w:r>
        <w:rPr>
          <w:sz w:val="24"/>
        </w:rPr>
        <w:t>Use PHI to report violations of law to appropriate federal, state, and local authorities, consistent with 45 C.F.R. § 164.502(j).</w:t>
      </w:r>
    </w:p>
    <w:p w14:paraId="1C534B2A" w14:textId="77777777" w:rsidR="00BC68BC" w:rsidRDefault="00BC68BC">
      <w:pPr>
        <w:pStyle w:val="BodyText"/>
        <w:spacing w:before="1"/>
        <w:rPr>
          <w:rFonts w:ascii="Times New Roman"/>
          <w:sz w:val="24"/>
        </w:rPr>
      </w:pPr>
    </w:p>
    <w:p w14:paraId="42775077" w14:textId="77777777" w:rsidR="00BC68BC" w:rsidRDefault="00CC6B60">
      <w:pPr>
        <w:pStyle w:val="ListParagraph"/>
        <w:numPr>
          <w:ilvl w:val="1"/>
          <w:numId w:val="2"/>
        </w:numPr>
        <w:tabs>
          <w:tab w:val="left" w:pos="1581"/>
        </w:tabs>
        <w:ind w:right="260" w:firstLine="719"/>
        <w:jc w:val="both"/>
        <w:rPr>
          <w:sz w:val="24"/>
        </w:rPr>
      </w:pPr>
      <w:r>
        <w:rPr>
          <w:sz w:val="24"/>
          <w:u w:val="single"/>
        </w:rPr>
        <w:t>Use for Data Aggregation Services</w:t>
      </w:r>
      <w:r>
        <w:rPr>
          <w:sz w:val="24"/>
        </w:rPr>
        <w:t>.</w:t>
      </w:r>
      <w:r>
        <w:rPr>
          <w:spacing w:val="40"/>
          <w:sz w:val="24"/>
        </w:rPr>
        <w:t xml:space="preserve"> </w:t>
      </w:r>
      <w:r>
        <w:rPr>
          <w:sz w:val="24"/>
        </w:rPr>
        <w:t>Use PHI to provide Data Aggregation services</w:t>
      </w:r>
      <w:r>
        <w:rPr>
          <w:spacing w:val="40"/>
          <w:sz w:val="24"/>
        </w:rPr>
        <w:t xml:space="preserve"> </w:t>
      </w:r>
      <w:r>
        <w:rPr>
          <w:sz w:val="24"/>
        </w:rPr>
        <w:t>relating</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health</w:t>
      </w:r>
      <w:r>
        <w:rPr>
          <w:spacing w:val="40"/>
          <w:sz w:val="24"/>
        </w:rPr>
        <w:t xml:space="preserve"> </w:t>
      </w:r>
      <w:r>
        <w:rPr>
          <w:sz w:val="24"/>
        </w:rPr>
        <w:t>care</w:t>
      </w:r>
      <w:r>
        <w:rPr>
          <w:spacing w:val="40"/>
          <w:sz w:val="24"/>
        </w:rPr>
        <w:t xml:space="preserve"> </w:t>
      </w:r>
      <w:r>
        <w:rPr>
          <w:sz w:val="24"/>
        </w:rPr>
        <w:t>operations</w:t>
      </w:r>
      <w:r>
        <w:rPr>
          <w:spacing w:val="40"/>
          <w:sz w:val="24"/>
        </w:rPr>
        <w:t xml:space="preserve"> </w:t>
      </w:r>
      <w:r>
        <w:rPr>
          <w:sz w:val="24"/>
        </w:rPr>
        <w:t>of</w:t>
      </w:r>
      <w:r>
        <w:rPr>
          <w:spacing w:val="40"/>
          <w:sz w:val="24"/>
        </w:rPr>
        <w:t xml:space="preserve"> </w:t>
      </w:r>
      <w:r>
        <w:rPr>
          <w:sz w:val="24"/>
        </w:rPr>
        <w:t>Covered</w:t>
      </w:r>
      <w:r>
        <w:rPr>
          <w:spacing w:val="40"/>
          <w:sz w:val="24"/>
        </w:rPr>
        <w:t xml:space="preserve"> </w:t>
      </w:r>
      <w:r>
        <w:rPr>
          <w:sz w:val="24"/>
        </w:rPr>
        <w:t>Entity,</w:t>
      </w:r>
      <w:r>
        <w:rPr>
          <w:spacing w:val="40"/>
          <w:sz w:val="24"/>
        </w:rPr>
        <w:t xml:space="preserve"> </w:t>
      </w:r>
      <w:r>
        <w:rPr>
          <w:sz w:val="24"/>
        </w:rPr>
        <w:t>as</w:t>
      </w:r>
      <w:r>
        <w:rPr>
          <w:spacing w:val="40"/>
          <w:sz w:val="24"/>
        </w:rPr>
        <w:t xml:space="preserve"> </w:t>
      </w:r>
      <w:r>
        <w:rPr>
          <w:sz w:val="24"/>
        </w:rPr>
        <w:t>permitted</w:t>
      </w:r>
      <w:r>
        <w:rPr>
          <w:spacing w:val="40"/>
          <w:sz w:val="24"/>
        </w:rPr>
        <w:t xml:space="preserve"> </w:t>
      </w:r>
      <w:r>
        <w:rPr>
          <w:sz w:val="24"/>
        </w:rPr>
        <w:t>by</w:t>
      </w:r>
      <w:r>
        <w:rPr>
          <w:spacing w:val="40"/>
          <w:sz w:val="24"/>
        </w:rPr>
        <w:t xml:space="preserve"> </w:t>
      </w:r>
      <w:r>
        <w:rPr>
          <w:sz w:val="24"/>
        </w:rPr>
        <w:t>45</w:t>
      </w:r>
      <w:r>
        <w:rPr>
          <w:spacing w:val="40"/>
          <w:sz w:val="24"/>
        </w:rPr>
        <w:t xml:space="preserve"> </w:t>
      </w:r>
      <w:r>
        <w:rPr>
          <w:sz w:val="24"/>
        </w:rPr>
        <w:t>C.F.R.</w:t>
      </w:r>
    </w:p>
    <w:p w14:paraId="7656C6A2" w14:textId="77777777" w:rsidR="00BC68BC" w:rsidRDefault="00CC6B60">
      <w:pPr>
        <w:ind w:left="140"/>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164.504(e)(2)(</w:t>
      </w:r>
      <w:proofErr w:type="spellStart"/>
      <w:r>
        <w:rPr>
          <w:rFonts w:ascii="Times New Roman" w:hAnsi="Times New Roman"/>
          <w:sz w:val="24"/>
        </w:rPr>
        <w:t>i</w:t>
      </w:r>
      <w:proofErr w:type="spellEnd"/>
      <w:r>
        <w:rPr>
          <w:rFonts w:ascii="Times New Roman" w:hAnsi="Times New Roman"/>
          <w:sz w:val="24"/>
        </w:rPr>
        <w:t>)(B),</w:t>
      </w:r>
      <w:r>
        <w:rPr>
          <w:rFonts w:ascii="Times New Roman" w:hAnsi="Times New Roman"/>
          <w:spacing w:val="-1"/>
          <w:sz w:val="24"/>
        </w:rPr>
        <w:t xml:space="preserve"> </w:t>
      </w:r>
      <w:r>
        <w:rPr>
          <w:rFonts w:ascii="Times New Roman" w:hAnsi="Times New Roman"/>
          <w:sz w:val="24"/>
        </w:rPr>
        <w:t>but</w:t>
      </w:r>
      <w:r>
        <w:rPr>
          <w:rFonts w:ascii="Times New Roman" w:hAnsi="Times New Roman"/>
          <w:spacing w:val="-1"/>
          <w:sz w:val="24"/>
        </w:rPr>
        <w:t xml:space="preserve"> </w:t>
      </w:r>
      <w:r>
        <w:rPr>
          <w:rFonts w:ascii="Times New Roman" w:hAnsi="Times New Roman"/>
          <w:sz w:val="24"/>
        </w:rPr>
        <w:t>only</w:t>
      </w:r>
      <w:r>
        <w:rPr>
          <w:rFonts w:ascii="Times New Roman" w:hAnsi="Times New Roman"/>
          <w:spacing w:val="-1"/>
          <w:sz w:val="24"/>
        </w:rPr>
        <w:t xml:space="preserve"> </w:t>
      </w:r>
      <w:r>
        <w:rPr>
          <w:rFonts w:ascii="Times New Roman" w:hAnsi="Times New Roman"/>
          <w:sz w:val="24"/>
        </w:rPr>
        <w:t>if requested</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z w:val="24"/>
        </w:rPr>
        <w:t>Covered</w:t>
      </w:r>
      <w:r>
        <w:rPr>
          <w:rFonts w:ascii="Times New Roman" w:hAnsi="Times New Roman"/>
          <w:spacing w:val="-1"/>
          <w:sz w:val="24"/>
        </w:rPr>
        <w:t xml:space="preserve"> </w:t>
      </w:r>
      <w:r>
        <w:rPr>
          <w:rFonts w:ascii="Times New Roman" w:hAnsi="Times New Roman"/>
          <w:sz w:val="24"/>
        </w:rPr>
        <w:t>Entity</w:t>
      </w:r>
      <w:r>
        <w:rPr>
          <w:rFonts w:ascii="Times New Roman" w:hAnsi="Times New Roman"/>
          <w:spacing w:val="-1"/>
          <w:sz w:val="24"/>
        </w:rPr>
        <w:t xml:space="preserve"> </w:t>
      </w:r>
      <w:r>
        <w:rPr>
          <w:rFonts w:ascii="Times New Roman" w:hAnsi="Times New Roman"/>
          <w:sz w:val="24"/>
        </w:rPr>
        <w:t xml:space="preserve">in </w:t>
      </w:r>
      <w:r>
        <w:rPr>
          <w:rFonts w:ascii="Times New Roman" w:hAnsi="Times New Roman"/>
          <w:spacing w:val="-2"/>
          <w:sz w:val="24"/>
        </w:rPr>
        <w:t>writing.</w:t>
      </w:r>
    </w:p>
    <w:p w14:paraId="7A0F3A25" w14:textId="77777777" w:rsidR="00BC68BC" w:rsidRDefault="00BC68BC">
      <w:pPr>
        <w:pStyle w:val="BodyText"/>
        <w:rPr>
          <w:rFonts w:ascii="Times New Roman"/>
          <w:sz w:val="24"/>
        </w:rPr>
      </w:pPr>
    </w:p>
    <w:p w14:paraId="3536A30A" w14:textId="77777777" w:rsidR="00BC68BC" w:rsidRDefault="00CC6B60">
      <w:pPr>
        <w:pStyle w:val="Heading1"/>
        <w:numPr>
          <w:ilvl w:val="0"/>
          <w:numId w:val="2"/>
        </w:numPr>
        <w:tabs>
          <w:tab w:val="left" w:pos="861"/>
        </w:tabs>
        <w:ind w:hanging="721"/>
        <w:jc w:val="both"/>
      </w:pPr>
      <w:r>
        <w:t>OBLIGATIONS</w:t>
      </w:r>
      <w:r>
        <w:rPr>
          <w:spacing w:val="-10"/>
        </w:rPr>
        <w:t xml:space="preserve"> </w:t>
      </w:r>
      <w:r>
        <w:t>AND</w:t>
      </w:r>
      <w:r>
        <w:rPr>
          <w:spacing w:val="-10"/>
        </w:rPr>
        <w:t xml:space="preserve"> </w:t>
      </w:r>
      <w:r>
        <w:t>ACTIVITIES</w:t>
      </w:r>
      <w:r>
        <w:rPr>
          <w:spacing w:val="-9"/>
        </w:rPr>
        <w:t xml:space="preserve"> </w:t>
      </w:r>
      <w:r>
        <w:t>OF</w:t>
      </w:r>
      <w:r>
        <w:rPr>
          <w:spacing w:val="-10"/>
        </w:rPr>
        <w:t xml:space="preserve"> </w:t>
      </w:r>
      <w:r>
        <w:t>BUSINESS</w:t>
      </w:r>
      <w:r>
        <w:rPr>
          <w:spacing w:val="-10"/>
        </w:rPr>
        <w:t xml:space="preserve"> </w:t>
      </w:r>
      <w:r>
        <w:rPr>
          <w:spacing w:val="-2"/>
        </w:rPr>
        <w:t>ASSOCIATE.</w:t>
      </w:r>
    </w:p>
    <w:p w14:paraId="0C198B61" w14:textId="77777777" w:rsidR="00BC68BC" w:rsidRDefault="00BC68BC">
      <w:pPr>
        <w:pStyle w:val="BodyText"/>
        <w:rPr>
          <w:rFonts w:ascii="Times New Roman"/>
          <w:b/>
          <w:sz w:val="24"/>
        </w:rPr>
      </w:pPr>
    </w:p>
    <w:p w14:paraId="4B04CC6C" w14:textId="77777777" w:rsidR="00BC68BC" w:rsidRDefault="00CC6B60">
      <w:pPr>
        <w:pStyle w:val="ListParagraph"/>
        <w:numPr>
          <w:ilvl w:val="1"/>
          <w:numId w:val="2"/>
        </w:numPr>
        <w:tabs>
          <w:tab w:val="left" w:pos="1581"/>
        </w:tabs>
        <w:ind w:right="260" w:firstLine="719"/>
        <w:jc w:val="both"/>
        <w:rPr>
          <w:sz w:val="24"/>
        </w:rPr>
      </w:pPr>
      <w:r>
        <w:rPr>
          <w:sz w:val="24"/>
          <w:u w:val="single"/>
        </w:rPr>
        <w:t>Limited by this BAA and Law</w:t>
      </w:r>
      <w:r>
        <w:rPr>
          <w:sz w:val="24"/>
        </w:rPr>
        <w:t>.</w:t>
      </w:r>
      <w:r>
        <w:rPr>
          <w:spacing w:val="40"/>
          <w:sz w:val="24"/>
        </w:rPr>
        <w:t xml:space="preserve"> </w:t>
      </w:r>
      <w:r>
        <w:rPr>
          <w:sz w:val="24"/>
        </w:rPr>
        <w:t>Business Associate may not use or disclose PHI other than as permitted or required by the Agreement and this BAA or as Required by Law.</w:t>
      </w:r>
    </w:p>
    <w:p w14:paraId="12233051" w14:textId="77777777" w:rsidR="00BC68BC" w:rsidRDefault="00BC68BC">
      <w:pPr>
        <w:pStyle w:val="BodyText"/>
        <w:rPr>
          <w:rFonts w:ascii="Times New Roman"/>
          <w:sz w:val="24"/>
        </w:rPr>
      </w:pPr>
    </w:p>
    <w:p w14:paraId="6B01482C" w14:textId="77777777" w:rsidR="00BC68BC" w:rsidRDefault="00CC6B60">
      <w:pPr>
        <w:pStyle w:val="ListParagraph"/>
        <w:numPr>
          <w:ilvl w:val="1"/>
          <w:numId w:val="2"/>
        </w:numPr>
        <w:tabs>
          <w:tab w:val="left" w:pos="1581"/>
        </w:tabs>
        <w:ind w:right="260" w:firstLine="719"/>
        <w:jc w:val="both"/>
        <w:rPr>
          <w:sz w:val="24"/>
        </w:rPr>
      </w:pPr>
      <w:r>
        <w:rPr>
          <w:sz w:val="24"/>
          <w:u w:val="single"/>
        </w:rPr>
        <w:t>Compliance with HIPAA</w:t>
      </w:r>
      <w:r>
        <w:rPr>
          <w:sz w:val="24"/>
        </w:rPr>
        <w:t>.</w:t>
      </w:r>
      <w:r>
        <w:rPr>
          <w:spacing w:val="40"/>
          <w:sz w:val="24"/>
        </w:rPr>
        <w:t xml:space="preserve"> </w:t>
      </w:r>
      <w:r>
        <w:rPr>
          <w:sz w:val="24"/>
        </w:rPr>
        <w:t>To the extent that Business Associate is, pursuant to this BAA, responsible for carrying out an obligation of Covered Entity under HIPAA, Business Associate shall comply with the requirements of HIPAA that apply to Covered Entity in the performance of such obligation.</w:t>
      </w:r>
    </w:p>
    <w:p w14:paraId="2B3ABB65" w14:textId="77777777" w:rsidR="00BC68BC" w:rsidRDefault="00BC68BC">
      <w:pPr>
        <w:pStyle w:val="BodyText"/>
        <w:spacing w:before="1"/>
        <w:rPr>
          <w:rFonts w:ascii="Times New Roman"/>
          <w:sz w:val="24"/>
        </w:rPr>
      </w:pPr>
    </w:p>
    <w:p w14:paraId="0733CB77" w14:textId="77777777" w:rsidR="00BC68BC" w:rsidRDefault="00CC6B60">
      <w:pPr>
        <w:pStyle w:val="ListParagraph"/>
        <w:numPr>
          <w:ilvl w:val="1"/>
          <w:numId w:val="2"/>
        </w:numPr>
        <w:tabs>
          <w:tab w:val="left" w:pos="1581"/>
        </w:tabs>
        <w:ind w:right="258" w:firstLine="719"/>
        <w:jc w:val="both"/>
        <w:rPr>
          <w:sz w:val="24"/>
        </w:rPr>
      </w:pPr>
      <w:r>
        <w:rPr>
          <w:sz w:val="24"/>
          <w:u w:val="single"/>
        </w:rPr>
        <w:t>Appropriate</w:t>
      </w:r>
      <w:r>
        <w:rPr>
          <w:spacing w:val="-4"/>
          <w:sz w:val="24"/>
          <w:u w:val="single"/>
        </w:rPr>
        <w:t xml:space="preserve"> </w:t>
      </w:r>
      <w:r>
        <w:rPr>
          <w:sz w:val="24"/>
          <w:u w:val="single"/>
        </w:rPr>
        <w:t>Safeguards</w:t>
      </w:r>
      <w:r>
        <w:rPr>
          <w:sz w:val="24"/>
        </w:rPr>
        <w:t>.</w:t>
      </w:r>
      <w:r>
        <w:rPr>
          <w:spacing w:val="40"/>
          <w:sz w:val="24"/>
        </w:rPr>
        <w:t xml:space="preserve"> </w:t>
      </w:r>
      <w:r>
        <w:rPr>
          <w:sz w:val="24"/>
        </w:rPr>
        <w:t>Business</w:t>
      </w:r>
      <w:r>
        <w:rPr>
          <w:spacing w:val="-5"/>
          <w:sz w:val="24"/>
        </w:rPr>
        <w:t xml:space="preserve"> </w:t>
      </w:r>
      <w:r>
        <w:rPr>
          <w:sz w:val="24"/>
        </w:rPr>
        <w:t>Associate</w:t>
      </w:r>
      <w:r>
        <w:rPr>
          <w:spacing w:val="-4"/>
          <w:sz w:val="24"/>
        </w:rPr>
        <w:t xml:space="preserve"> </w:t>
      </w:r>
      <w:r>
        <w:rPr>
          <w:sz w:val="24"/>
        </w:rPr>
        <w:t>shall</w:t>
      </w:r>
      <w:r>
        <w:rPr>
          <w:spacing w:val="-2"/>
          <w:sz w:val="24"/>
        </w:rPr>
        <w:t xml:space="preserve"> </w:t>
      </w:r>
      <w:r>
        <w:rPr>
          <w:sz w:val="24"/>
        </w:rPr>
        <w:t>use</w:t>
      </w:r>
      <w:r>
        <w:rPr>
          <w:spacing w:val="-4"/>
          <w:sz w:val="24"/>
        </w:rPr>
        <w:t xml:space="preserve"> </w:t>
      </w:r>
      <w:r>
        <w:rPr>
          <w:sz w:val="24"/>
        </w:rPr>
        <w:t>appropriate</w:t>
      </w:r>
      <w:r>
        <w:rPr>
          <w:spacing w:val="-4"/>
          <w:sz w:val="24"/>
        </w:rPr>
        <w:t xml:space="preserve"> </w:t>
      </w:r>
      <w:r>
        <w:rPr>
          <w:sz w:val="24"/>
        </w:rPr>
        <w:t>safeguards</w:t>
      </w:r>
      <w:r>
        <w:rPr>
          <w:spacing w:val="-5"/>
          <w:sz w:val="24"/>
        </w:rPr>
        <w:t xml:space="preserve"> </w:t>
      </w:r>
      <w:r>
        <w:rPr>
          <w:sz w:val="24"/>
        </w:rPr>
        <w:t>and, where applicable, comply with the Security Rule with respect to ePHI, to prevent use or disclosure of PHI other than as provided for by this BAA.</w:t>
      </w:r>
    </w:p>
    <w:p w14:paraId="6911496D" w14:textId="77777777" w:rsidR="00BC68BC" w:rsidRDefault="00BC68BC">
      <w:pPr>
        <w:pStyle w:val="BodyText"/>
        <w:rPr>
          <w:rFonts w:ascii="Times New Roman"/>
          <w:sz w:val="24"/>
        </w:rPr>
      </w:pPr>
    </w:p>
    <w:p w14:paraId="573AD973" w14:textId="77777777" w:rsidR="00BC68BC" w:rsidRDefault="00CC6B60">
      <w:pPr>
        <w:pStyle w:val="ListParagraph"/>
        <w:numPr>
          <w:ilvl w:val="1"/>
          <w:numId w:val="2"/>
        </w:numPr>
        <w:tabs>
          <w:tab w:val="left" w:pos="1581"/>
        </w:tabs>
        <w:ind w:right="257" w:firstLine="719"/>
        <w:jc w:val="both"/>
        <w:rPr>
          <w:sz w:val="24"/>
        </w:rPr>
      </w:pPr>
      <w:r>
        <w:rPr>
          <w:sz w:val="24"/>
          <w:u w:val="single"/>
        </w:rPr>
        <w:t>Reporting of Improper Use or Disclosure, Breach of Unsecured PHI, or Security</w:t>
      </w:r>
      <w:r>
        <w:rPr>
          <w:sz w:val="24"/>
        </w:rPr>
        <w:t xml:space="preserve"> </w:t>
      </w:r>
      <w:r>
        <w:rPr>
          <w:sz w:val="24"/>
          <w:u w:val="single"/>
        </w:rPr>
        <w:t>Incident</w:t>
      </w:r>
      <w:r>
        <w:rPr>
          <w:sz w:val="24"/>
        </w:rPr>
        <w:t>.</w:t>
      </w:r>
      <w:r>
        <w:rPr>
          <w:spacing w:val="40"/>
          <w:sz w:val="24"/>
        </w:rPr>
        <w:t xml:space="preserve"> </w:t>
      </w:r>
      <w:r>
        <w:rPr>
          <w:sz w:val="24"/>
        </w:rPr>
        <w:t>Business Associate shall report to Covered Entity any use or disclosure of PHI not provided for by this BAA of which it becomes aware, including Breaches of Unsecured PHI as required at 45 C.F.R. § 164.410, and any Security Incident of which it becomes aware, without unreasonable delay after becoming aware of such issue(s), and in any event not to exceed thirty</w:t>
      </w:r>
    </w:p>
    <w:p w14:paraId="07B4FE7A" w14:textId="77777777" w:rsidR="00BC68BC" w:rsidRDefault="00CC6B60">
      <w:pPr>
        <w:ind w:left="140" w:right="257"/>
        <w:jc w:val="both"/>
        <w:rPr>
          <w:rFonts w:ascii="Times New Roman" w:hAnsi="Times New Roman"/>
          <w:sz w:val="24"/>
        </w:rPr>
      </w:pPr>
      <w:r>
        <w:rPr>
          <w:rFonts w:ascii="Times New Roman" w:hAnsi="Times New Roman"/>
          <w:sz w:val="24"/>
        </w:rPr>
        <w:t>(30) business days following a Discovery of a Breach.</w:t>
      </w:r>
      <w:r>
        <w:rPr>
          <w:rFonts w:ascii="Times New Roman" w:hAnsi="Times New Roman"/>
          <w:spacing w:val="40"/>
          <w:sz w:val="24"/>
        </w:rPr>
        <w:t xml:space="preserve"> </w:t>
      </w:r>
      <w:r>
        <w:rPr>
          <w:rFonts w:ascii="Times New Roman" w:hAnsi="Times New Roman"/>
          <w:sz w:val="24"/>
        </w:rPr>
        <w:t xml:space="preserve">In the case of a Breach, Business Associate shall provide Covered Entity with the information required pursuant to 45 C.F.R. § </w:t>
      </w:r>
      <w:r>
        <w:rPr>
          <w:rFonts w:ascii="Times New Roman" w:hAnsi="Times New Roman"/>
          <w:spacing w:val="-2"/>
          <w:sz w:val="24"/>
        </w:rPr>
        <w:t>164.410(c).</w:t>
      </w:r>
    </w:p>
    <w:p w14:paraId="45933ECD" w14:textId="77777777" w:rsidR="00BC68BC" w:rsidRDefault="00BC68BC">
      <w:pPr>
        <w:pStyle w:val="BodyText"/>
        <w:spacing w:before="1"/>
        <w:rPr>
          <w:rFonts w:ascii="Times New Roman"/>
          <w:sz w:val="24"/>
        </w:rPr>
      </w:pPr>
    </w:p>
    <w:p w14:paraId="3CDD05F4" w14:textId="77777777" w:rsidR="00BC68BC" w:rsidRDefault="00CC6B60">
      <w:pPr>
        <w:pStyle w:val="ListParagraph"/>
        <w:numPr>
          <w:ilvl w:val="1"/>
          <w:numId w:val="2"/>
        </w:numPr>
        <w:tabs>
          <w:tab w:val="left" w:pos="1581"/>
        </w:tabs>
        <w:ind w:right="258" w:firstLine="719"/>
        <w:jc w:val="both"/>
        <w:rPr>
          <w:sz w:val="24"/>
        </w:rPr>
      </w:pPr>
      <w:r>
        <w:rPr>
          <w:sz w:val="24"/>
          <w:u w:val="single"/>
        </w:rPr>
        <w:t>Subcontractors</w:t>
      </w:r>
      <w:r>
        <w:rPr>
          <w:sz w:val="24"/>
        </w:rPr>
        <w:t>.</w:t>
      </w:r>
      <w:r>
        <w:rPr>
          <w:spacing w:val="40"/>
          <w:sz w:val="24"/>
        </w:rPr>
        <w:t xml:space="preserve"> </w:t>
      </w:r>
      <w:r>
        <w:rPr>
          <w:sz w:val="24"/>
        </w:rPr>
        <w:t>If Business Associate discloses PHI to a Subcontractor or allows a Subcontractor to create, receive, maintain, or transmit PHI or ePHI on its behalf, Business Associate</w:t>
      </w:r>
      <w:r>
        <w:rPr>
          <w:spacing w:val="-2"/>
          <w:sz w:val="24"/>
        </w:rPr>
        <w:t xml:space="preserve"> </w:t>
      </w:r>
      <w:r>
        <w:rPr>
          <w:sz w:val="24"/>
        </w:rPr>
        <w:t>must,</w:t>
      </w:r>
      <w:r>
        <w:rPr>
          <w:spacing w:val="-1"/>
          <w:sz w:val="24"/>
        </w:rPr>
        <w:t xml:space="preserve"> </w:t>
      </w:r>
      <w:r>
        <w:rPr>
          <w:sz w:val="24"/>
        </w:rPr>
        <w:t>in</w:t>
      </w:r>
      <w:r>
        <w:rPr>
          <w:spacing w:val="-1"/>
          <w:sz w:val="24"/>
        </w:rPr>
        <w:t xml:space="preserve"> </w:t>
      </w:r>
      <w:r>
        <w:rPr>
          <w:sz w:val="24"/>
        </w:rPr>
        <w:t>accordance</w:t>
      </w:r>
      <w:r>
        <w:rPr>
          <w:spacing w:val="-2"/>
          <w:sz w:val="24"/>
        </w:rPr>
        <w:t xml:space="preserve"> </w:t>
      </w:r>
      <w:r>
        <w:rPr>
          <w:sz w:val="24"/>
        </w:rPr>
        <w:t>with</w:t>
      </w:r>
      <w:r>
        <w:rPr>
          <w:spacing w:val="-1"/>
          <w:sz w:val="24"/>
        </w:rPr>
        <w:t xml:space="preserve"> </w:t>
      </w:r>
      <w:r>
        <w:rPr>
          <w:sz w:val="24"/>
        </w:rPr>
        <w:t>45</w:t>
      </w:r>
      <w:r>
        <w:rPr>
          <w:spacing w:val="-1"/>
          <w:sz w:val="24"/>
        </w:rPr>
        <w:t xml:space="preserve"> </w:t>
      </w:r>
      <w:r>
        <w:rPr>
          <w:sz w:val="24"/>
        </w:rPr>
        <w:t>C.F.R.</w:t>
      </w:r>
      <w:r>
        <w:rPr>
          <w:spacing w:val="-1"/>
          <w:sz w:val="24"/>
        </w:rPr>
        <w:t xml:space="preserve"> </w:t>
      </w:r>
      <w:r>
        <w:rPr>
          <w:sz w:val="24"/>
        </w:rPr>
        <w:t>§§</w:t>
      </w:r>
      <w:r>
        <w:rPr>
          <w:spacing w:val="-1"/>
          <w:sz w:val="24"/>
        </w:rPr>
        <w:t xml:space="preserve"> </w:t>
      </w:r>
      <w:r>
        <w:rPr>
          <w:sz w:val="24"/>
        </w:rPr>
        <w:t>164.308(b)(2)</w:t>
      </w:r>
      <w:r>
        <w:rPr>
          <w:spacing w:val="-2"/>
          <w:sz w:val="24"/>
        </w:rPr>
        <w:t xml:space="preserve"> </w:t>
      </w:r>
      <w:r>
        <w:rPr>
          <w:sz w:val="24"/>
        </w:rPr>
        <w:t>and</w:t>
      </w:r>
      <w:r>
        <w:rPr>
          <w:spacing w:val="-1"/>
          <w:sz w:val="24"/>
        </w:rPr>
        <w:t xml:space="preserve"> </w:t>
      </w:r>
      <w:r>
        <w:rPr>
          <w:sz w:val="24"/>
        </w:rPr>
        <w:t>164.502(e)(1)(ii),</w:t>
      </w:r>
      <w:r>
        <w:rPr>
          <w:spacing w:val="-2"/>
          <w:sz w:val="24"/>
        </w:rPr>
        <w:t xml:space="preserve"> </w:t>
      </w:r>
      <w:r>
        <w:rPr>
          <w:sz w:val="24"/>
        </w:rPr>
        <w:t>ensure</w:t>
      </w:r>
      <w:r>
        <w:rPr>
          <w:spacing w:val="-2"/>
          <w:sz w:val="24"/>
        </w:rPr>
        <w:t xml:space="preserve"> </w:t>
      </w:r>
      <w:r>
        <w:rPr>
          <w:sz w:val="24"/>
        </w:rPr>
        <w:t>that such Subcontractor agrees to the same restrictions, conditions, and requirements that apply to Business Associate with respect to such information by entering into a written arrangement with Subcontractor</w:t>
      </w:r>
      <w:r>
        <w:rPr>
          <w:spacing w:val="-2"/>
          <w:sz w:val="24"/>
        </w:rPr>
        <w:t xml:space="preserve"> </w:t>
      </w:r>
      <w:r>
        <w:rPr>
          <w:sz w:val="24"/>
        </w:rPr>
        <w:t>that</w:t>
      </w:r>
      <w:r>
        <w:rPr>
          <w:spacing w:val="-1"/>
          <w:sz w:val="24"/>
        </w:rPr>
        <w:t xml:space="preserve"> </w:t>
      </w:r>
      <w:r>
        <w:rPr>
          <w:sz w:val="24"/>
        </w:rPr>
        <w:t>complies</w:t>
      </w:r>
      <w:r>
        <w:rPr>
          <w:spacing w:val="-2"/>
          <w:sz w:val="24"/>
        </w:rPr>
        <w:t xml:space="preserve"> </w:t>
      </w:r>
      <w:r>
        <w:rPr>
          <w:sz w:val="24"/>
        </w:rPr>
        <w:t>with</w:t>
      </w:r>
      <w:r>
        <w:rPr>
          <w:spacing w:val="-1"/>
          <w:sz w:val="24"/>
        </w:rPr>
        <w:t xml:space="preserve"> </w:t>
      </w:r>
      <w:r>
        <w:rPr>
          <w:sz w:val="24"/>
        </w:rPr>
        <w:t>45</w:t>
      </w:r>
      <w:r>
        <w:rPr>
          <w:spacing w:val="-1"/>
          <w:sz w:val="24"/>
        </w:rPr>
        <w:t xml:space="preserve"> </w:t>
      </w:r>
      <w:r>
        <w:rPr>
          <w:sz w:val="24"/>
        </w:rPr>
        <w:t>C.F.R.</w:t>
      </w:r>
      <w:r>
        <w:rPr>
          <w:spacing w:val="-1"/>
          <w:sz w:val="24"/>
        </w:rPr>
        <w:t xml:space="preserve"> </w:t>
      </w:r>
      <w:r>
        <w:rPr>
          <w:sz w:val="24"/>
        </w:rPr>
        <w:t>§§</w:t>
      </w:r>
      <w:r>
        <w:rPr>
          <w:spacing w:val="-4"/>
          <w:sz w:val="24"/>
        </w:rPr>
        <w:t xml:space="preserve"> </w:t>
      </w:r>
      <w:r>
        <w:rPr>
          <w:sz w:val="24"/>
        </w:rPr>
        <w:t>164.314(a)</w:t>
      </w:r>
      <w:r>
        <w:rPr>
          <w:spacing w:val="-2"/>
          <w:sz w:val="24"/>
        </w:rPr>
        <w:t xml:space="preserve"> </w:t>
      </w:r>
      <w:r>
        <w:rPr>
          <w:sz w:val="24"/>
        </w:rPr>
        <w:t>and</w:t>
      </w:r>
      <w:r>
        <w:rPr>
          <w:spacing w:val="-1"/>
          <w:sz w:val="24"/>
        </w:rPr>
        <w:t xml:space="preserve"> </w:t>
      </w:r>
      <w:r>
        <w:rPr>
          <w:sz w:val="24"/>
        </w:rPr>
        <w:t>164.504(e).</w:t>
      </w:r>
      <w:r>
        <w:rPr>
          <w:spacing w:val="40"/>
          <w:sz w:val="24"/>
        </w:rPr>
        <w:t xml:space="preserve"> </w:t>
      </w:r>
      <w:r>
        <w:rPr>
          <w:sz w:val="24"/>
        </w:rPr>
        <w:t>If</w:t>
      </w:r>
      <w:r>
        <w:rPr>
          <w:spacing w:val="-2"/>
          <w:sz w:val="24"/>
        </w:rPr>
        <w:t xml:space="preserve"> </w:t>
      </w:r>
      <w:r>
        <w:rPr>
          <w:sz w:val="24"/>
        </w:rPr>
        <w:t>Business</w:t>
      </w:r>
      <w:r>
        <w:rPr>
          <w:spacing w:val="-1"/>
          <w:sz w:val="24"/>
        </w:rPr>
        <w:t xml:space="preserve"> </w:t>
      </w:r>
      <w:r>
        <w:rPr>
          <w:sz w:val="24"/>
        </w:rPr>
        <w:t>Associate becomes aware of a pattern of activity or practice of a Subcontractor that would constitute a material breach or violation of the written agreement between Business Associate and Subcontractor,</w:t>
      </w:r>
      <w:r>
        <w:rPr>
          <w:spacing w:val="8"/>
          <w:sz w:val="24"/>
        </w:rPr>
        <w:t xml:space="preserve"> </w:t>
      </w:r>
      <w:r>
        <w:rPr>
          <w:sz w:val="24"/>
        </w:rPr>
        <w:t>Business</w:t>
      </w:r>
      <w:r>
        <w:rPr>
          <w:spacing w:val="12"/>
          <w:sz w:val="24"/>
        </w:rPr>
        <w:t xml:space="preserve"> </w:t>
      </w:r>
      <w:r>
        <w:rPr>
          <w:sz w:val="24"/>
        </w:rPr>
        <w:t>Associate</w:t>
      </w:r>
      <w:r>
        <w:rPr>
          <w:spacing w:val="7"/>
          <w:sz w:val="24"/>
        </w:rPr>
        <w:t xml:space="preserve"> </w:t>
      </w:r>
      <w:r>
        <w:rPr>
          <w:sz w:val="24"/>
        </w:rPr>
        <w:t>shall</w:t>
      </w:r>
      <w:r>
        <w:rPr>
          <w:spacing w:val="10"/>
          <w:sz w:val="24"/>
        </w:rPr>
        <w:t xml:space="preserve"> </w:t>
      </w:r>
      <w:r>
        <w:rPr>
          <w:sz w:val="24"/>
        </w:rPr>
        <w:t>(1)</w:t>
      </w:r>
      <w:r>
        <w:rPr>
          <w:spacing w:val="8"/>
          <w:sz w:val="24"/>
        </w:rPr>
        <w:t xml:space="preserve"> </w:t>
      </w:r>
      <w:r>
        <w:rPr>
          <w:sz w:val="24"/>
        </w:rPr>
        <w:t>take</w:t>
      </w:r>
      <w:r>
        <w:rPr>
          <w:spacing w:val="7"/>
          <w:sz w:val="24"/>
        </w:rPr>
        <w:t xml:space="preserve"> </w:t>
      </w:r>
      <w:r>
        <w:rPr>
          <w:sz w:val="24"/>
        </w:rPr>
        <w:t>reasonable</w:t>
      </w:r>
      <w:r>
        <w:rPr>
          <w:spacing w:val="9"/>
          <w:sz w:val="24"/>
        </w:rPr>
        <w:t xml:space="preserve"> </w:t>
      </w:r>
      <w:r>
        <w:rPr>
          <w:sz w:val="24"/>
        </w:rPr>
        <w:t>steps</w:t>
      </w:r>
      <w:r>
        <w:rPr>
          <w:spacing w:val="9"/>
          <w:sz w:val="24"/>
        </w:rPr>
        <w:t xml:space="preserve"> </w:t>
      </w:r>
      <w:r>
        <w:rPr>
          <w:sz w:val="24"/>
        </w:rPr>
        <w:t>to</w:t>
      </w:r>
      <w:r>
        <w:rPr>
          <w:spacing w:val="11"/>
          <w:sz w:val="24"/>
        </w:rPr>
        <w:t xml:space="preserve"> </w:t>
      </w:r>
      <w:r>
        <w:rPr>
          <w:sz w:val="24"/>
        </w:rPr>
        <w:t>cure</w:t>
      </w:r>
      <w:r>
        <w:rPr>
          <w:spacing w:val="8"/>
          <w:sz w:val="24"/>
        </w:rPr>
        <w:t xml:space="preserve"> </w:t>
      </w:r>
      <w:r>
        <w:rPr>
          <w:sz w:val="24"/>
        </w:rPr>
        <w:t>such</w:t>
      </w:r>
      <w:r>
        <w:rPr>
          <w:spacing w:val="9"/>
          <w:sz w:val="24"/>
        </w:rPr>
        <w:t xml:space="preserve"> </w:t>
      </w:r>
      <w:r>
        <w:rPr>
          <w:sz w:val="24"/>
        </w:rPr>
        <w:t>breach</w:t>
      </w:r>
      <w:r>
        <w:rPr>
          <w:spacing w:val="8"/>
          <w:sz w:val="24"/>
        </w:rPr>
        <w:t xml:space="preserve"> </w:t>
      </w:r>
      <w:r>
        <w:rPr>
          <w:sz w:val="24"/>
        </w:rPr>
        <w:t>or</w:t>
      </w:r>
      <w:r>
        <w:rPr>
          <w:spacing w:val="11"/>
          <w:sz w:val="24"/>
        </w:rPr>
        <w:t xml:space="preserve"> </w:t>
      </w:r>
      <w:r>
        <w:rPr>
          <w:sz w:val="24"/>
        </w:rPr>
        <w:t>end</w:t>
      </w:r>
      <w:r>
        <w:rPr>
          <w:spacing w:val="8"/>
          <w:sz w:val="24"/>
        </w:rPr>
        <w:t xml:space="preserve"> </w:t>
      </w:r>
      <w:r>
        <w:rPr>
          <w:spacing w:val="-5"/>
          <w:sz w:val="24"/>
        </w:rPr>
        <w:t>the</w:t>
      </w:r>
    </w:p>
    <w:p w14:paraId="04AC5C7A" w14:textId="77777777" w:rsidR="00BC68BC" w:rsidRDefault="00CC6B60">
      <w:pPr>
        <w:spacing w:before="79"/>
        <w:ind w:left="140"/>
        <w:rPr>
          <w:rFonts w:ascii="Times New Roman"/>
          <w:sz w:val="24"/>
        </w:rPr>
      </w:pPr>
      <w:r>
        <w:rPr>
          <w:rFonts w:ascii="Times New Roman"/>
          <w:sz w:val="24"/>
        </w:rPr>
        <w:t>violation,</w:t>
      </w:r>
      <w:r>
        <w:rPr>
          <w:rFonts w:ascii="Times New Roman"/>
          <w:spacing w:val="60"/>
          <w:sz w:val="24"/>
        </w:rPr>
        <w:t xml:space="preserve"> </w:t>
      </w:r>
      <w:r>
        <w:rPr>
          <w:rFonts w:ascii="Times New Roman"/>
          <w:sz w:val="24"/>
        </w:rPr>
        <w:t>as</w:t>
      </w:r>
      <w:r>
        <w:rPr>
          <w:rFonts w:ascii="Times New Roman"/>
          <w:spacing w:val="60"/>
          <w:sz w:val="24"/>
        </w:rPr>
        <w:t xml:space="preserve"> </w:t>
      </w:r>
      <w:r>
        <w:rPr>
          <w:rFonts w:ascii="Times New Roman"/>
          <w:sz w:val="24"/>
        </w:rPr>
        <w:t>applicable,</w:t>
      </w:r>
      <w:r>
        <w:rPr>
          <w:rFonts w:ascii="Times New Roman"/>
          <w:spacing w:val="62"/>
          <w:sz w:val="24"/>
        </w:rPr>
        <w:t xml:space="preserve"> </w:t>
      </w:r>
      <w:r>
        <w:rPr>
          <w:rFonts w:ascii="Times New Roman"/>
          <w:sz w:val="24"/>
        </w:rPr>
        <w:t>or</w:t>
      </w:r>
      <w:r>
        <w:rPr>
          <w:rFonts w:ascii="Times New Roman"/>
          <w:spacing w:val="59"/>
          <w:sz w:val="24"/>
        </w:rPr>
        <w:t xml:space="preserve"> </w:t>
      </w:r>
      <w:proofErr w:type="gramStart"/>
      <w:r>
        <w:rPr>
          <w:rFonts w:ascii="Times New Roman"/>
          <w:sz w:val="24"/>
        </w:rPr>
        <w:t>terminate</w:t>
      </w:r>
      <w:proofErr w:type="gramEnd"/>
      <w:r>
        <w:rPr>
          <w:rFonts w:ascii="Times New Roman"/>
          <w:spacing w:val="59"/>
          <w:sz w:val="24"/>
        </w:rPr>
        <w:t xml:space="preserve"> </w:t>
      </w:r>
      <w:r>
        <w:rPr>
          <w:rFonts w:ascii="Times New Roman"/>
          <w:sz w:val="24"/>
        </w:rPr>
        <w:t>such</w:t>
      </w:r>
      <w:r>
        <w:rPr>
          <w:rFonts w:ascii="Times New Roman"/>
          <w:spacing w:val="63"/>
          <w:sz w:val="24"/>
        </w:rPr>
        <w:t xml:space="preserve"> </w:t>
      </w:r>
      <w:r>
        <w:rPr>
          <w:rFonts w:ascii="Times New Roman"/>
          <w:sz w:val="24"/>
        </w:rPr>
        <w:t>written</w:t>
      </w:r>
      <w:r>
        <w:rPr>
          <w:rFonts w:ascii="Times New Roman"/>
          <w:spacing w:val="59"/>
          <w:sz w:val="24"/>
        </w:rPr>
        <w:t xml:space="preserve"> </w:t>
      </w:r>
      <w:r>
        <w:rPr>
          <w:rFonts w:ascii="Times New Roman"/>
          <w:sz w:val="24"/>
        </w:rPr>
        <w:t>agreement</w:t>
      </w:r>
      <w:r>
        <w:rPr>
          <w:rFonts w:ascii="Times New Roman"/>
          <w:spacing w:val="62"/>
          <w:sz w:val="24"/>
        </w:rPr>
        <w:t xml:space="preserve"> </w:t>
      </w:r>
      <w:r>
        <w:rPr>
          <w:rFonts w:ascii="Times New Roman"/>
          <w:sz w:val="24"/>
        </w:rPr>
        <w:t>with</w:t>
      </w:r>
      <w:r>
        <w:rPr>
          <w:rFonts w:ascii="Times New Roman"/>
          <w:spacing w:val="60"/>
          <w:sz w:val="24"/>
        </w:rPr>
        <w:t xml:space="preserve"> </w:t>
      </w:r>
      <w:r>
        <w:rPr>
          <w:rFonts w:ascii="Times New Roman"/>
          <w:sz w:val="24"/>
        </w:rPr>
        <w:t>such</w:t>
      </w:r>
      <w:r>
        <w:rPr>
          <w:rFonts w:ascii="Times New Roman"/>
          <w:spacing w:val="60"/>
          <w:sz w:val="24"/>
        </w:rPr>
        <w:t xml:space="preserve"> </w:t>
      </w:r>
      <w:r>
        <w:rPr>
          <w:rFonts w:ascii="Times New Roman"/>
          <w:sz w:val="24"/>
        </w:rPr>
        <w:t>Subcontractor,</w:t>
      </w:r>
      <w:r>
        <w:rPr>
          <w:rFonts w:ascii="Times New Roman"/>
          <w:spacing w:val="62"/>
          <w:sz w:val="24"/>
        </w:rPr>
        <w:t xml:space="preserve"> </w:t>
      </w:r>
      <w:r>
        <w:rPr>
          <w:rFonts w:ascii="Times New Roman"/>
          <w:spacing w:val="-5"/>
          <w:sz w:val="24"/>
        </w:rPr>
        <w:t>and</w:t>
      </w:r>
    </w:p>
    <w:p w14:paraId="6364737C" w14:textId="77777777" w:rsidR="00BC68BC" w:rsidRDefault="00CC6B60">
      <w:pPr>
        <w:ind w:left="140"/>
        <w:rPr>
          <w:rFonts w:ascii="Times New Roman"/>
          <w:sz w:val="24"/>
        </w:rPr>
      </w:pPr>
      <w:r>
        <w:rPr>
          <w:rFonts w:ascii="Times New Roman"/>
          <w:sz w:val="24"/>
        </w:rPr>
        <w:t>(2)</w:t>
      </w:r>
      <w:r>
        <w:rPr>
          <w:rFonts w:ascii="Times New Roman"/>
          <w:spacing w:val="-5"/>
          <w:sz w:val="24"/>
        </w:rPr>
        <w:t xml:space="preserve"> </w:t>
      </w:r>
      <w:r>
        <w:rPr>
          <w:rFonts w:ascii="Times New Roman"/>
          <w:sz w:val="24"/>
        </w:rPr>
        <w:t xml:space="preserve">promptly report such material breach or violation by the Subcontractor to Covered Entity in </w:t>
      </w:r>
      <w:r>
        <w:rPr>
          <w:rFonts w:ascii="Times New Roman"/>
          <w:spacing w:val="-2"/>
          <w:sz w:val="24"/>
        </w:rPr>
        <w:t>writing.</w:t>
      </w:r>
    </w:p>
    <w:p w14:paraId="1FAF3A9C" w14:textId="77777777" w:rsidR="00BC68BC" w:rsidRDefault="00BC68BC">
      <w:pPr>
        <w:pStyle w:val="BodyText"/>
        <w:rPr>
          <w:rFonts w:ascii="Times New Roman"/>
          <w:sz w:val="24"/>
        </w:rPr>
      </w:pPr>
    </w:p>
    <w:p w14:paraId="20682EFE" w14:textId="77777777" w:rsidR="00BC68BC" w:rsidRDefault="00CC6B60">
      <w:pPr>
        <w:pStyle w:val="ListParagraph"/>
        <w:numPr>
          <w:ilvl w:val="1"/>
          <w:numId w:val="2"/>
        </w:numPr>
        <w:tabs>
          <w:tab w:val="left" w:pos="1581"/>
        </w:tabs>
        <w:ind w:right="256" w:firstLine="719"/>
        <w:jc w:val="both"/>
        <w:rPr>
          <w:sz w:val="24"/>
        </w:rPr>
      </w:pPr>
      <w:r>
        <w:rPr>
          <w:sz w:val="24"/>
          <w:u w:val="single"/>
        </w:rPr>
        <w:t>Access to PHI</w:t>
      </w:r>
      <w:r>
        <w:rPr>
          <w:sz w:val="24"/>
        </w:rPr>
        <w:t>.</w:t>
      </w:r>
      <w:r>
        <w:rPr>
          <w:spacing w:val="40"/>
          <w:sz w:val="24"/>
        </w:rPr>
        <w:t xml:space="preserve"> </w:t>
      </w:r>
      <w:r>
        <w:rPr>
          <w:sz w:val="24"/>
        </w:rPr>
        <w:t>To the extent that Business Associate maintains PHI in a Designated</w:t>
      </w:r>
      <w:r>
        <w:rPr>
          <w:spacing w:val="-2"/>
          <w:sz w:val="24"/>
        </w:rPr>
        <w:t xml:space="preserve"> </w:t>
      </w:r>
      <w:r>
        <w:rPr>
          <w:sz w:val="24"/>
        </w:rPr>
        <w:t>Record</w:t>
      </w:r>
      <w:r>
        <w:rPr>
          <w:spacing w:val="-2"/>
          <w:sz w:val="24"/>
        </w:rPr>
        <w:t xml:space="preserve"> </w:t>
      </w:r>
      <w:r>
        <w:rPr>
          <w:sz w:val="24"/>
        </w:rPr>
        <w:t>Set,</w:t>
      </w:r>
      <w:r>
        <w:rPr>
          <w:spacing w:val="-1"/>
          <w:sz w:val="24"/>
        </w:rPr>
        <w:t xml:space="preserve"> </w:t>
      </w:r>
      <w:r>
        <w:rPr>
          <w:sz w:val="24"/>
        </w:rPr>
        <w:t>Business</w:t>
      </w:r>
      <w:r>
        <w:rPr>
          <w:spacing w:val="-2"/>
          <w:sz w:val="24"/>
        </w:rPr>
        <w:t xml:space="preserve"> </w:t>
      </w:r>
      <w:r>
        <w:rPr>
          <w:sz w:val="24"/>
        </w:rPr>
        <w:t>Associate</w:t>
      </w:r>
      <w:r>
        <w:rPr>
          <w:spacing w:val="-3"/>
          <w:sz w:val="24"/>
        </w:rPr>
        <w:t xml:space="preserve"> </w:t>
      </w:r>
      <w:r>
        <w:rPr>
          <w:sz w:val="24"/>
        </w:rPr>
        <w:t>shall</w:t>
      </w:r>
      <w:r>
        <w:rPr>
          <w:spacing w:val="-1"/>
          <w:sz w:val="24"/>
        </w:rPr>
        <w:t xml:space="preserve"> </w:t>
      </w:r>
      <w:r>
        <w:rPr>
          <w:sz w:val="24"/>
        </w:rPr>
        <w:t>provide</w:t>
      </w:r>
      <w:r>
        <w:rPr>
          <w:spacing w:val="-4"/>
          <w:sz w:val="24"/>
        </w:rPr>
        <w:t xml:space="preserve"> </w:t>
      </w:r>
      <w:r>
        <w:rPr>
          <w:sz w:val="24"/>
        </w:rPr>
        <w:t>access</w:t>
      </w:r>
      <w:r>
        <w:rPr>
          <w:spacing w:val="-2"/>
          <w:sz w:val="24"/>
        </w:rPr>
        <w:t xml:space="preserve"> </w:t>
      </w:r>
      <w:r>
        <w:rPr>
          <w:sz w:val="24"/>
        </w:rPr>
        <w:t>to</w:t>
      </w:r>
      <w:r>
        <w:rPr>
          <w:spacing w:val="-2"/>
          <w:sz w:val="24"/>
        </w:rPr>
        <w:t xml:space="preserve"> </w:t>
      </w:r>
      <w:r>
        <w:rPr>
          <w:sz w:val="24"/>
        </w:rPr>
        <w:t>such</w:t>
      </w:r>
      <w:r>
        <w:rPr>
          <w:spacing w:val="-2"/>
          <w:sz w:val="24"/>
        </w:rPr>
        <w:t xml:space="preserve"> </w:t>
      </w:r>
      <w:r>
        <w:rPr>
          <w:sz w:val="24"/>
        </w:rPr>
        <w:t>PHI</w:t>
      </w:r>
      <w:r>
        <w:rPr>
          <w:spacing w:val="-7"/>
          <w:sz w:val="24"/>
        </w:rPr>
        <w:t xml:space="preserve"> </w:t>
      </w:r>
      <w:r>
        <w:rPr>
          <w:sz w:val="24"/>
        </w:rPr>
        <w:t>to</w:t>
      </w:r>
      <w:r>
        <w:rPr>
          <w:spacing w:val="-3"/>
          <w:sz w:val="24"/>
        </w:rPr>
        <w:t xml:space="preserve"> </w:t>
      </w:r>
      <w:r>
        <w:rPr>
          <w:sz w:val="24"/>
        </w:rPr>
        <w:t>Covered</w:t>
      </w:r>
      <w:r>
        <w:rPr>
          <w:spacing w:val="-3"/>
          <w:sz w:val="24"/>
        </w:rPr>
        <w:t xml:space="preserve"> </w:t>
      </w:r>
      <w:r>
        <w:rPr>
          <w:sz w:val="24"/>
        </w:rPr>
        <w:t>Entity in a time and manner that meets the requirements of 45 C.F.R. § 164.524.</w:t>
      </w:r>
    </w:p>
    <w:p w14:paraId="57DF8237" w14:textId="77777777" w:rsidR="00BC68BC" w:rsidRDefault="00BC68BC">
      <w:pPr>
        <w:pStyle w:val="BodyText"/>
        <w:spacing w:before="10"/>
        <w:rPr>
          <w:rFonts w:ascii="Times New Roman"/>
          <w:sz w:val="20"/>
        </w:rPr>
      </w:pPr>
    </w:p>
    <w:p w14:paraId="34935DCF" w14:textId="77777777" w:rsidR="00BC68BC" w:rsidRDefault="00CC6B60">
      <w:pPr>
        <w:pStyle w:val="ListParagraph"/>
        <w:numPr>
          <w:ilvl w:val="1"/>
          <w:numId w:val="2"/>
        </w:numPr>
        <w:tabs>
          <w:tab w:val="left" w:pos="1581"/>
        </w:tabs>
        <w:ind w:right="261" w:firstLine="719"/>
        <w:jc w:val="both"/>
        <w:rPr>
          <w:sz w:val="24"/>
        </w:rPr>
      </w:pPr>
      <w:r>
        <w:rPr>
          <w:sz w:val="24"/>
          <w:u w:val="single"/>
        </w:rPr>
        <w:lastRenderedPageBreak/>
        <w:t>Amendment of PHI</w:t>
      </w:r>
      <w:r>
        <w:rPr>
          <w:sz w:val="24"/>
        </w:rPr>
        <w:t>.</w:t>
      </w:r>
      <w:r>
        <w:rPr>
          <w:spacing w:val="40"/>
          <w:sz w:val="24"/>
        </w:rPr>
        <w:t xml:space="preserve"> </w:t>
      </w:r>
      <w:r>
        <w:rPr>
          <w:sz w:val="24"/>
        </w:rPr>
        <w:t>To the extent that Business Associate maintains PHI in a Designated Record Set, Business Associate shall make amendment(s) to such PHI in a Designated Record Set that Covered Entity directs or agrees to in a time and manner that meets the requirements of 45 C.F.R. § 164.526.</w:t>
      </w:r>
    </w:p>
    <w:p w14:paraId="1482A246" w14:textId="77777777" w:rsidR="00BC68BC" w:rsidRDefault="00BC68BC">
      <w:pPr>
        <w:pStyle w:val="BodyText"/>
        <w:spacing w:before="1"/>
        <w:rPr>
          <w:rFonts w:ascii="Times New Roman"/>
          <w:sz w:val="24"/>
        </w:rPr>
      </w:pPr>
    </w:p>
    <w:p w14:paraId="72980343" w14:textId="77777777" w:rsidR="00BC68BC" w:rsidRDefault="00CC6B60">
      <w:pPr>
        <w:pStyle w:val="ListParagraph"/>
        <w:numPr>
          <w:ilvl w:val="1"/>
          <w:numId w:val="2"/>
        </w:numPr>
        <w:tabs>
          <w:tab w:val="left" w:pos="1581"/>
        </w:tabs>
        <w:ind w:right="258" w:firstLine="719"/>
        <w:jc w:val="both"/>
        <w:rPr>
          <w:sz w:val="24"/>
        </w:rPr>
      </w:pPr>
      <w:r>
        <w:rPr>
          <w:sz w:val="24"/>
          <w:u w:val="single"/>
        </w:rPr>
        <w:t>Accounting of Disclosures</w:t>
      </w:r>
      <w:r>
        <w:rPr>
          <w:sz w:val="24"/>
        </w:rPr>
        <w:t>.</w:t>
      </w:r>
      <w:r>
        <w:rPr>
          <w:spacing w:val="80"/>
          <w:sz w:val="24"/>
        </w:rPr>
        <w:t xml:space="preserve"> </w:t>
      </w:r>
      <w:r>
        <w:rPr>
          <w:sz w:val="24"/>
        </w:rPr>
        <w:t>Business Associate shall provide to Covered Entity an accounting of the disclosures of Individual’s PHI in a time and manner that meets the requirements of 45 C.F.R. § 164.528 and, as of the applicable effective date, Section 13405(c) of HITECH and any regulations promulgated thereunder.</w:t>
      </w:r>
    </w:p>
    <w:p w14:paraId="4CC20525" w14:textId="77777777" w:rsidR="00BC68BC" w:rsidRDefault="00BC68BC">
      <w:pPr>
        <w:pStyle w:val="BodyText"/>
        <w:rPr>
          <w:rFonts w:ascii="Times New Roman"/>
          <w:sz w:val="24"/>
        </w:rPr>
      </w:pPr>
    </w:p>
    <w:p w14:paraId="4A4C342F" w14:textId="77777777" w:rsidR="00BC68BC" w:rsidRDefault="00CC6B60">
      <w:pPr>
        <w:pStyle w:val="ListParagraph"/>
        <w:numPr>
          <w:ilvl w:val="1"/>
          <w:numId w:val="2"/>
        </w:numPr>
        <w:tabs>
          <w:tab w:val="left" w:pos="1581"/>
        </w:tabs>
        <w:ind w:right="255" w:firstLine="719"/>
        <w:jc w:val="both"/>
        <w:rPr>
          <w:sz w:val="24"/>
        </w:rPr>
      </w:pPr>
      <w:r>
        <w:rPr>
          <w:sz w:val="24"/>
          <w:u w:val="single"/>
        </w:rPr>
        <w:t>Documentation</w:t>
      </w:r>
      <w:r>
        <w:rPr>
          <w:sz w:val="24"/>
        </w:rPr>
        <w:t>.</w:t>
      </w:r>
      <w:r>
        <w:rPr>
          <w:spacing w:val="80"/>
          <w:sz w:val="24"/>
        </w:rPr>
        <w:t xml:space="preserve"> </w:t>
      </w:r>
      <w:r>
        <w:rPr>
          <w:sz w:val="24"/>
        </w:rPr>
        <w:t>All documentation that is required by this BAA and HIPAA</w:t>
      </w:r>
      <w:r>
        <w:rPr>
          <w:spacing w:val="40"/>
          <w:sz w:val="24"/>
        </w:rPr>
        <w:t xml:space="preserve"> </w:t>
      </w:r>
      <w:r>
        <w:rPr>
          <w:sz w:val="24"/>
        </w:rPr>
        <w:t>shall be retained by Business Associate for six (6) years from the date of creation or when it was last in effect, whichever is later.</w:t>
      </w:r>
    </w:p>
    <w:p w14:paraId="687ABD72" w14:textId="77777777" w:rsidR="00BC68BC" w:rsidRDefault="00BC68BC">
      <w:pPr>
        <w:pStyle w:val="BodyText"/>
        <w:rPr>
          <w:rFonts w:ascii="Times New Roman"/>
          <w:sz w:val="24"/>
        </w:rPr>
      </w:pPr>
    </w:p>
    <w:p w14:paraId="47C2BE77" w14:textId="77777777" w:rsidR="00BC68BC" w:rsidRDefault="00CC6B60">
      <w:pPr>
        <w:pStyle w:val="ListParagraph"/>
        <w:numPr>
          <w:ilvl w:val="1"/>
          <w:numId w:val="2"/>
        </w:numPr>
        <w:tabs>
          <w:tab w:val="left" w:pos="1581"/>
        </w:tabs>
        <w:ind w:right="260" w:firstLine="719"/>
        <w:jc w:val="both"/>
        <w:rPr>
          <w:sz w:val="24"/>
        </w:rPr>
      </w:pPr>
      <w:r>
        <w:rPr>
          <w:sz w:val="24"/>
          <w:u w:val="single"/>
        </w:rPr>
        <w:t>Governmental Access to Records</w:t>
      </w:r>
      <w:r>
        <w:rPr>
          <w:sz w:val="24"/>
        </w:rPr>
        <w:t>.</w:t>
      </w:r>
      <w:r>
        <w:rPr>
          <w:spacing w:val="40"/>
          <w:sz w:val="24"/>
        </w:rPr>
        <w:t xml:space="preserve"> </w:t>
      </w:r>
      <w:r>
        <w:rPr>
          <w:sz w:val="24"/>
        </w:rPr>
        <w:t>Business Associate shall make its internal practices, books and records relating to the use, disclosure, and security of PHI (including policies, procedures and PHI)</w:t>
      </w:r>
      <w:r>
        <w:rPr>
          <w:spacing w:val="-1"/>
          <w:sz w:val="24"/>
        </w:rPr>
        <w:t xml:space="preserve"> </w:t>
      </w:r>
      <w:r>
        <w:rPr>
          <w:sz w:val="24"/>
        </w:rPr>
        <w:t xml:space="preserve">that is received from, or created or received by Business Associate on behalf of, Covered Entity available to the Secretary for purposes </w:t>
      </w:r>
      <w:proofErr w:type="gramStart"/>
      <w:r>
        <w:rPr>
          <w:sz w:val="24"/>
        </w:rPr>
        <w:t>of determining</w:t>
      </w:r>
      <w:proofErr w:type="gramEnd"/>
      <w:r>
        <w:rPr>
          <w:sz w:val="24"/>
        </w:rPr>
        <w:t xml:space="preserve"> compliance with HIPAA.</w:t>
      </w:r>
      <w:r>
        <w:rPr>
          <w:spacing w:val="40"/>
          <w:sz w:val="24"/>
        </w:rPr>
        <w:t xml:space="preserve"> </w:t>
      </w:r>
      <w:r>
        <w:rPr>
          <w:sz w:val="24"/>
        </w:rPr>
        <w:t>No attorney-client, accountant-client, or other legal privilege or the work product rule shall be deemed to have been waived by Covered Entity or Business Associate by virtue of Business Associate’s compliance with this paragraph.</w:t>
      </w:r>
    </w:p>
    <w:p w14:paraId="1511C555" w14:textId="77777777" w:rsidR="00BC68BC" w:rsidRDefault="00BC68BC">
      <w:pPr>
        <w:pStyle w:val="BodyText"/>
        <w:spacing w:before="1"/>
        <w:rPr>
          <w:rFonts w:ascii="Times New Roman"/>
          <w:sz w:val="24"/>
        </w:rPr>
      </w:pPr>
    </w:p>
    <w:p w14:paraId="65CC0925" w14:textId="77777777" w:rsidR="00BC68BC" w:rsidRDefault="00CC6B60">
      <w:pPr>
        <w:pStyle w:val="ListParagraph"/>
        <w:numPr>
          <w:ilvl w:val="1"/>
          <w:numId w:val="2"/>
        </w:numPr>
        <w:tabs>
          <w:tab w:val="left" w:pos="1581"/>
        </w:tabs>
        <w:ind w:right="256" w:firstLine="719"/>
        <w:jc w:val="both"/>
        <w:rPr>
          <w:sz w:val="24"/>
        </w:rPr>
      </w:pPr>
      <w:r>
        <w:rPr>
          <w:sz w:val="24"/>
          <w:u w:val="single"/>
        </w:rPr>
        <w:t>Mitigation</w:t>
      </w:r>
      <w:r>
        <w:rPr>
          <w:sz w:val="24"/>
        </w:rPr>
        <w:t>.</w:t>
      </w:r>
      <w:r>
        <w:rPr>
          <w:spacing w:val="40"/>
          <w:sz w:val="24"/>
        </w:rPr>
        <w:t xml:space="preserve"> </w:t>
      </w:r>
      <w:r>
        <w:rPr>
          <w:sz w:val="24"/>
        </w:rPr>
        <w:t>Business Associate agrees to mitigate, to the extent practicable and required by law, any harmful effect that is known to Business Associate of a use or disclosure of PHI by Business Associate (or by any other person to whom Business Associate has disclosed PHI) in violation of the requirements of this BAA.</w:t>
      </w:r>
    </w:p>
    <w:p w14:paraId="5F87C447" w14:textId="77777777" w:rsidR="00BC68BC" w:rsidRDefault="00BC68BC">
      <w:pPr>
        <w:pStyle w:val="BodyText"/>
        <w:rPr>
          <w:rFonts w:ascii="Times New Roman"/>
          <w:sz w:val="24"/>
        </w:rPr>
      </w:pPr>
    </w:p>
    <w:p w14:paraId="7681D0F3" w14:textId="77777777" w:rsidR="00BC68BC" w:rsidRDefault="00CC6B60">
      <w:pPr>
        <w:pStyle w:val="ListParagraph"/>
        <w:numPr>
          <w:ilvl w:val="1"/>
          <w:numId w:val="2"/>
        </w:numPr>
        <w:tabs>
          <w:tab w:val="left" w:pos="1581"/>
        </w:tabs>
        <w:ind w:right="260" w:firstLine="719"/>
        <w:jc w:val="both"/>
        <w:rPr>
          <w:sz w:val="24"/>
        </w:rPr>
      </w:pPr>
      <w:r>
        <w:rPr>
          <w:sz w:val="24"/>
          <w:u w:val="single"/>
        </w:rPr>
        <w:t>Minimum Necessary</w:t>
      </w:r>
      <w:r>
        <w:rPr>
          <w:sz w:val="24"/>
        </w:rPr>
        <w:t>.</w:t>
      </w:r>
      <w:r>
        <w:rPr>
          <w:spacing w:val="40"/>
          <w:sz w:val="24"/>
        </w:rPr>
        <w:t xml:space="preserve"> </w:t>
      </w:r>
      <w:r>
        <w:rPr>
          <w:sz w:val="24"/>
        </w:rPr>
        <w:t>Business Associate agrees that it shall only request, use, or disclose the minimum</w:t>
      </w:r>
      <w:r>
        <w:rPr>
          <w:spacing w:val="-1"/>
          <w:sz w:val="24"/>
        </w:rPr>
        <w:t xml:space="preserve"> </w:t>
      </w:r>
      <w:r>
        <w:rPr>
          <w:sz w:val="24"/>
        </w:rPr>
        <w:t>amount of PHI</w:t>
      </w:r>
      <w:r>
        <w:rPr>
          <w:spacing w:val="-3"/>
          <w:sz w:val="24"/>
        </w:rPr>
        <w:t xml:space="preserve"> </w:t>
      </w:r>
      <w:r>
        <w:rPr>
          <w:sz w:val="24"/>
        </w:rPr>
        <w:t xml:space="preserve">necessary to accomplish the purpose of the request, use, or </w:t>
      </w:r>
      <w:r>
        <w:rPr>
          <w:spacing w:val="-2"/>
          <w:sz w:val="24"/>
        </w:rPr>
        <w:t>disclosure.</w:t>
      </w:r>
    </w:p>
    <w:p w14:paraId="6D39EF76" w14:textId="77777777" w:rsidR="00BC68BC" w:rsidRDefault="00BC68BC">
      <w:pPr>
        <w:pStyle w:val="BodyText"/>
        <w:spacing w:before="1"/>
        <w:rPr>
          <w:rFonts w:ascii="Times New Roman"/>
          <w:sz w:val="24"/>
        </w:rPr>
      </w:pPr>
    </w:p>
    <w:p w14:paraId="412DD837" w14:textId="183958EF" w:rsidR="00E51C16" w:rsidRDefault="00CC6B60" w:rsidP="00E51C16">
      <w:pPr>
        <w:pStyle w:val="ListParagraph"/>
        <w:numPr>
          <w:ilvl w:val="1"/>
          <w:numId w:val="2"/>
        </w:numPr>
        <w:tabs>
          <w:tab w:val="left" w:pos="1581"/>
        </w:tabs>
        <w:ind w:right="257" w:firstLine="719"/>
        <w:jc w:val="both"/>
        <w:rPr>
          <w:sz w:val="24"/>
        </w:rPr>
      </w:pPr>
      <w:r>
        <w:rPr>
          <w:sz w:val="24"/>
          <w:u w:val="single"/>
        </w:rPr>
        <w:t>Communication with Other Business Associates.</w:t>
      </w:r>
      <w:r>
        <w:rPr>
          <w:spacing w:val="40"/>
          <w:sz w:val="24"/>
        </w:rPr>
        <w:t xml:space="preserve"> </w:t>
      </w:r>
      <w:r>
        <w:rPr>
          <w:sz w:val="24"/>
        </w:rPr>
        <w:t>In connection with the performance of its services, activities, and/or functions to or on behalf of Covered Entity, Business Associate may disclose information, including PHI, to other business associates of Covered Entity.</w:t>
      </w:r>
      <w:r>
        <w:rPr>
          <w:spacing w:val="40"/>
          <w:sz w:val="24"/>
        </w:rPr>
        <w:t xml:space="preserve"> </w:t>
      </w:r>
      <w:r>
        <w:rPr>
          <w:sz w:val="24"/>
        </w:rPr>
        <w:t>Likewise, Business Associate may use and disclose information, including PHI, received from other business associates of Covered Entity, as if this information was received from, or originated with, Covered Entity.</w:t>
      </w:r>
    </w:p>
    <w:p w14:paraId="351D0750" w14:textId="77777777" w:rsidR="00E51C16" w:rsidRPr="00E51C16" w:rsidRDefault="00E51C16" w:rsidP="00E51C16">
      <w:pPr>
        <w:tabs>
          <w:tab w:val="left" w:pos="1581"/>
        </w:tabs>
        <w:ind w:right="257"/>
        <w:jc w:val="both"/>
        <w:rPr>
          <w:sz w:val="24"/>
        </w:rPr>
      </w:pPr>
    </w:p>
    <w:p w14:paraId="16910A12" w14:textId="77777777" w:rsidR="00BC68BC" w:rsidRDefault="00CC6B60">
      <w:pPr>
        <w:pStyle w:val="Heading1"/>
        <w:numPr>
          <w:ilvl w:val="0"/>
          <w:numId w:val="2"/>
        </w:numPr>
        <w:tabs>
          <w:tab w:val="left" w:pos="1580"/>
          <w:tab w:val="left" w:pos="1581"/>
        </w:tabs>
        <w:spacing w:before="79"/>
        <w:ind w:left="1580" w:hanging="721"/>
        <w:jc w:val="left"/>
      </w:pPr>
      <w:r>
        <w:t>OBLIGATIONS</w:t>
      </w:r>
      <w:r>
        <w:rPr>
          <w:spacing w:val="-10"/>
        </w:rPr>
        <w:t xml:space="preserve"> </w:t>
      </w:r>
      <w:r>
        <w:t>OF</w:t>
      </w:r>
      <w:r>
        <w:rPr>
          <w:spacing w:val="-10"/>
        </w:rPr>
        <w:t xml:space="preserve"> </w:t>
      </w:r>
      <w:r>
        <w:t>COVERED</w:t>
      </w:r>
      <w:r>
        <w:rPr>
          <w:spacing w:val="-10"/>
        </w:rPr>
        <w:t xml:space="preserve"> </w:t>
      </w:r>
      <w:r>
        <w:rPr>
          <w:spacing w:val="-2"/>
        </w:rPr>
        <w:t>ENTITY.</w:t>
      </w:r>
    </w:p>
    <w:p w14:paraId="553C08C3" w14:textId="77777777" w:rsidR="00BC68BC" w:rsidRDefault="00BC68BC">
      <w:pPr>
        <w:pStyle w:val="BodyText"/>
        <w:rPr>
          <w:rFonts w:ascii="Times New Roman"/>
          <w:b/>
          <w:sz w:val="24"/>
        </w:rPr>
      </w:pPr>
    </w:p>
    <w:p w14:paraId="7B2911D4" w14:textId="77777777" w:rsidR="00BC68BC" w:rsidRDefault="00CC6B60">
      <w:pPr>
        <w:pStyle w:val="ListParagraph"/>
        <w:numPr>
          <w:ilvl w:val="1"/>
          <w:numId w:val="2"/>
        </w:numPr>
        <w:tabs>
          <w:tab w:val="left" w:pos="1581"/>
        </w:tabs>
        <w:ind w:right="259" w:firstLine="719"/>
        <w:jc w:val="both"/>
        <w:rPr>
          <w:sz w:val="24"/>
        </w:rPr>
      </w:pPr>
      <w:r>
        <w:rPr>
          <w:sz w:val="24"/>
          <w:u w:val="single"/>
        </w:rPr>
        <w:t>Notice of Privacy Practices</w:t>
      </w:r>
      <w:r>
        <w:rPr>
          <w:sz w:val="24"/>
        </w:rPr>
        <w:t>.</w:t>
      </w:r>
      <w:r>
        <w:rPr>
          <w:spacing w:val="40"/>
          <w:sz w:val="24"/>
        </w:rPr>
        <w:t xml:space="preserve"> </w:t>
      </w:r>
      <w:r>
        <w:rPr>
          <w:sz w:val="24"/>
        </w:rPr>
        <w:t>Covered Entity acknowledges that it is solely responsible for developing, updating, and providing a notice of privacy practices, on behalf of itself, in accordance with 45 C.F.R. § 154.520.</w:t>
      </w:r>
      <w:r>
        <w:rPr>
          <w:spacing w:val="80"/>
          <w:sz w:val="24"/>
        </w:rPr>
        <w:t xml:space="preserve"> </w:t>
      </w:r>
      <w:r>
        <w:rPr>
          <w:sz w:val="24"/>
        </w:rPr>
        <w:t>Covered Entity shall notify Business Associate</w:t>
      </w:r>
      <w:r>
        <w:rPr>
          <w:spacing w:val="40"/>
          <w:sz w:val="24"/>
        </w:rPr>
        <w:t xml:space="preserve"> </w:t>
      </w:r>
      <w:r>
        <w:rPr>
          <w:sz w:val="24"/>
        </w:rPr>
        <w:t>of any limitations in its notice of privacy practices, to the extent that such limitations may affect Business Associate’s use or disclosure of PHI.</w:t>
      </w:r>
    </w:p>
    <w:p w14:paraId="719DEEEB" w14:textId="77777777" w:rsidR="00BC68BC" w:rsidRDefault="00BC68BC">
      <w:pPr>
        <w:pStyle w:val="BodyText"/>
        <w:rPr>
          <w:rFonts w:ascii="Times New Roman"/>
          <w:sz w:val="24"/>
        </w:rPr>
      </w:pPr>
    </w:p>
    <w:p w14:paraId="52E3A5C8" w14:textId="77777777" w:rsidR="00BC68BC" w:rsidRDefault="00CC6B60">
      <w:pPr>
        <w:pStyle w:val="ListParagraph"/>
        <w:numPr>
          <w:ilvl w:val="1"/>
          <w:numId w:val="2"/>
        </w:numPr>
        <w:tabs>
          <w:tab w:val="left" w:pos="1581"/>
        </w:tabs>
        <w:ind w:right="258" w:firstLine="719"/>
        <w:jc w:val="both"/>
        <w:rPr>
          <w:sz w:val="24"/>
        </w:rPr>
      </w:pPr>
      <w:r>
        <w:rPr>
          <w:sz w:val="24"/>
          <w:u w:val="single"/>
        </w:rPr>
        <w:t>Notification of Revocations</w:t>
      </w:r>
      <w:r>
        <w:rPr>
          <w:sz w:val="24"/>
        </w:rPr>
        <w:t>.</w:t>
      </w:r>
      <w:r>
        <w:rPr>
          <w:spacing w:val="40"/>
          <w:sz w:val="24"/>
        </w:rPr>
        <w:t xml:space="preserve"> </w:t>
      </w:r>
      <w:r>
        <w:rPr>
          <w:sz w:val="24"/>
        </w:rPr>
        <w:t xml:space="preserve">Covered Entity shall notify Business Associate of any changes in, or revocation of, authorization by an Individual to use or disclose PHI, to the extent </w:t>
      </w:r>
      <w:r>
        <w:rPr>
          <w:sz w:val="24"/>
        </w:rPr>
        <w:lastRenderedPageBreak/>
        <w:t>that such changes or revocation may affect Business Associate’s use or disclosure of PHI.</w:t>
      </w:r>
    </w:p>
    <w:p w14:paraId="025BBF9A" w14:textId="77777777" w:rsidR="00BC68BC" w:rsidRDefault="00BC68BC">
      <w:pPr>
        <w:pStyle w:val="BodyText"/>
        <w:spacing w:before="1"/>
        <w:rPr>
          <w:rFonts w:ascii="Times New Roman"/>
          <w:sz w:val="24"/>
        </w:rPr>
      </w:pPr>
    </w:p>
    <w:p w14:paraId="14D23789" w14:textId="77777777" w:rsidR="00BC68BC" w:rsidRDefault="00CC6B60">
      <w:pPr>
        <w:pStyle w:val="ListParagraph"/>
        <w:numPr>
          <w:ilvl w:val="1"/>
          <w:numId w:val="2"/>
        </w:numPr>
        <w:tabs>
          <w:tab w:val="left" w:pos="1581"/>
        </w:tabs>
        <w:ind w:right="260" w:firstLine="719"/>
        <w:jc w:val="both"/>
        <w:rPr>
          <w:sz w:val="24"/>
        </w:rPr>
      </w:pPr>
      <w:r>
        <w:rPr>
          <w:sz w:val="24"/>
          <w:u w:val="single"/>
        </w:rPr>
        <w:t>Notification of Restrictions</w:t>
      </w:r>
      <w:r>
        <w:rPr>
          <w:sz w:val="24"/>
        </w:rPr>
        <w:t>.</w:t>
      </w:r>
      <w:r>
        <w:rPr>
          <w:spacing w:val="40"/>
          <w:sz w:val="24"/>
        </w:rPr>
        <w:t xml:space="preserve"> </w:t>
      </w:r>
      <w:r>
        <w:rPr>
          <w:sz w:val="24"/>
        </w:rPr>
        <w:t>Covered Entity shall notify Business Associate of any restriction to the use or disclosure of PHI that Covered Entity has agreed to or is required to abide by in accordance with 45 C.F.R. § 164.522, to the extent that such restriction may affect Business Associate’s use or disclosure of PHI.</w:t>
      </w:r>
    </w:p>
    <w:p w14:paraId="5FA94C46" w14:textId="77777777" w:rsidR="00BC68BC" w:rsidRDefault="00BC68BC">
      <w:pPr>
        <w:pStyle w:val="BodyText"/>
        <w:rPr>
          <w:rFonts w:ascii="Times New Roman"/>
          <w:sz w:val="24"/>
        </w:rPr>
      </w:pPr>
    </w:p>
    <w:p w14:paraId="7CE01189" w14:textId="77777777" w:rsidR="00BC68BC" w:rsidRDefault="00CC6B60">
      <w:pPr>
        <w:pStyle w:val="ListParagraph"/>
        <w:numPr>
          <w:ilvl w:val="1"/>
          <w:numId w:val="2"/>
        </w:numPr>
        <w:tabs>
          <w:tab w:val="left" w:pos="1581"/>
        </w:tabs>
        <w:ind w:right="257" w:firstLine="719"/>
        <w:jc w:val="both"/>
        <w:rPr>
          <w:sz w:val="24"/>
        </w:rPr>
      </w:pPr>
      <w:r>
        <w:rPr>
          <w:sz w:val="24"/>
          <w:u w:val="single"/>
        </w:rPr>
        <w:t>Permissible Requests</w:t>
      </w:r>
      <w:r>
        <w:rPr>
          <w:sz w:val="24"/>
        </w:rPr>
        <w:t>.</w:t>
      </w:r>
      <w:r>
        <w:rPr>
          <w:spacing w:val="40"/>
          <w:sz w:val="24"/>
        </w:rPr>
        <w:t xml:space="preserve"> </w:t>
      </w:r>
      <w:r>
        <w:rPr>
          <w:sz w:val="24"/>
        </w:rPr>
        <w:t>Covered Entity shall not request Business Associate to use or disclose PHI in any manner that would not be permissible under the Privacy Rule if done by Covered Entity.</w:t>
      </w:r>
    </w:p>
    <w:p w14:paraId="3B0DBB7E" w14:textId="77777777" w:rsidR="00BC68BC" w:rsidRDefault="00BC68BC">
      <w:pPr>
        <w:pStyle w:val="BodyText"/>
        <w:rPr>
          <w:rFonts w:ascii="Times New Roman"/>
          <w:sz w:val="24"/>
        </w:rPr>
      </w:pPr>
    </w:p>
    <w:p w14:paraId="18DE9B08" w14:textId="77777777" w:rsidR="00BC68BC" w:rsidRDefault="00CC6B60">
      <w:pPr>
        <w:pStyle w:val="Heading1"/>
        <w:numPr>
          <w:ilvl w:val="0"/>
          <w:numId w:val="2"/>
        </w:numPr>
        <w:tabs>
          <w:tab w:val="left" w:pos="860"/>
          <w:tab w:val="left" w:pos="861"/>
        </w:tabs>
        <w:ind w:hanging="721"/>
        <w:jc w:val="left"/>
      </w:pPr>
      <w:r>
        <w:t>TERM</w:t>
      </w:r>
      <w:r>
        <w:rPr>
          <w:spacing w:val="-8"/>
        </w:rPr>
        <w:t xml:space="preserve"> </w:t>
      </w:r>
      <w:r>
        <w:t>AND</w:t>
      </w:r>
      <w:r>
        <w:rPr>
          <w:spacing w:val="-5"/>
        </w:rPr>
        <w:t xml:space="preserve"> </w:t>
      </w:r>
      <w:r>
        <w:rPr>
          <w:spacing w:val="-2"/>
        </w:rPr>
        <w:t>TERMINATION.</w:t>
      </w:r>
    </w:p>
    <w:p w14:paraId="2EEE359C" w14:textId="77777777" w:rsidR="00BC68BC" w:rsidRDefault="00BC68BC">
      <w:pPr>
        <w:pStyle w:val="BodyText"/>
        <w:rPr>
          <w:rFonts w:ascii="Times New Roman"/>
          <w:b/>
          <w:sz w:val="24"/>
        </w:rPr>
      </w:pPr>
    </w:p>
    <w:p w14:paraId="038B61E4" w14:textId="77777777" w:rsidR="00BC68BC" w:rsidRDefault="00CC6B60">
      <w:pPr>
        <w:pStyle w:val="ListParagraph"/>
        <w:numPr>
          <w:ilvl w:val="1"/>
          <w:numId w:val="2"/>
        </w:numPr>
        <w:tabs>
          <w:tab w:val="left" w:pos="1581"/>
        </w:tabs>
        <w:ind w:right="258" w:firstLine="719"/>
        <w:jc w:val="both"/>
        <w:rPr>
          <w:sz w:val="24"/>
        </w:rPr>
      </w:pPr>
      <w:r>
        <w:rPr>
          <w:sz w:val="24"/>
          <w:u w:val="single"/>
        </w:rPr>
        <w:t>Term</w:t>
      </w:r>
      <w:r>
        <w:rPr>
          <w:sz w:val="24"/>
        </w:rPr>
        <w:t>.</w:t>
      </w:r>
      <w:r>
        <w:rPr>
          <w:spacing w:val="80"/>
          <w:sz w:val="24"/>
        </w:rPr>
        <w:t xml:space="preserve"> </w:t>
      </w:r>
      <w:r>
        <w:rPr>
          <w:sz w:val="24"/>
        </w:rPr>
        <w:t>The term of this BAA shall commence as of the effective date of this BAA, shall be conterminous with the Agreement, and shall continue in full</w:t>
      </w:r>
      <w:r>
        <w:rPr>
          <w:spacing w:val="-1"/>
          <w:sz w:val="24"/>
        </w:rPr>
        <w:t xml:space="preserve"> </w:t>
      </w:r>
      <w:r>
        <w:rPr>
          <w:sz w:val="24"/>
        </w:rPr>
        <w:t>force and effect from year to year, but shall terminate as of the earliest occurrence of any of the following:</w:t>
      </w:r>
    </w:p>
    <w:p w14:paraId="15370E7E" w14:textId="77777777" w:rsidR="00BC68BC" w:rsidRDefault="00BC68BC">
      <w:pPr>
        <w:pStyle w:val="BodyText"/>
        <w:spacing w:before="1"/>
        <w:rPr>
          <w:rFonts w:ascii="Times New Roman"/>
          <w:sz w:val="24"/>
        </w:rPr>
      </w:pPr>
    </w:p>
    <w:p w14:paraId="7C33C71F" w14:textId="77777777" w:rsidR="00BC68BC" w:rsidRDefault="00CC6B60">
      <w:pPr>
        <w:pStyle w:val="ListParagraph"/>
        <w:numPr>
          <w:ilvl w:val="2"/>
          <w:numId w:val="2"/>
        </w:numPr>
        <w:tabs>
          <w:tab w:val="left" w:pos="2300"/>
          <w:tab w:val="left" w:pos="2301"/>
        </w:tabs>
        <w:ind w:hanging="721"/>
        <w:rPr>
          <w:sz w:val="24"/>
        </w:rPr>
      </w:pPr>
      <w:r>
        <w:rPr>
          <w:sz w:val="24"/>
        </w:rPr>
        <w:t>The</w:t>
      </w:r>
      <w:r>
        <w:rPr>
          <w:spacing w:val="-6"/>
          <w:sz w:val="24"/>
        </w:rPr>
        <w:t xml:space="preserve"> </w:t>
      </w:r>
      <w:r>
        <w:rPr>
          <w:sz w:val="24"/>
        </w:rPr>
        <w:t>last</w:t>
      </w:r>
      <w:r>
        <w:rPr>
          <w:spacing w:val="-3"/>
          <w:sz w:val="24"/>
        </w:rPr>
        <w:t xml:space="preserve"> </w:t>
      </w:r>
      <w:r>
        <w:rPr>
          <w:sz w:val="24"/>
        </w:rPr>
        <w:t>Agreement</w:t>
      </w:r>
      <w:r>
        <w:rPr>
          <w:spacing w:val="-4"/>
          <w:sz w:val="24"/>
        </w:rPr>
        <w:t xml:space="preserve"> </w:t>
      </w:r>
      <w:r>
        <w:rPr>
          <w:sz w:val="24"/>
        </w:rPr>
        <w:t>is</w:t>
      </w:r>
      <w:r>
        <w:rPr>
          <w:spacing w:val="-3"/>
          <w:sz w:val="24"/>
        </w:rPr>
        <w:t xml:space="preserve"> </w:t>
      </w:r>
      <w:r>
        <w:rPr>
          <w:spacing w:val="-2"/>
          <w:sz w:val="24"/>
        </w:rPr>
        <w:t>terminated;</w:t>
      </w:r>
    </w:p>
    <w:p w14:paraId="696AD7CF" w14:textId="77777777" w:rsidR="00BC68BC" w:rsidRDefault="00BC68BC">
      <w:pPr>
        <w:pStyle w:val="BodyText"/>
        <w:rPr>
          <w:rFonts w:ascii="Times New Roman"/>
          <w:sz w:val="24"/>
        </w:rPr>
      </w:pPr>
    </w:p>
    <w:p w14:paraId="42E6219A" w14:textId="77777777" w:rsidR="00BC68BC" w:rsidRDefault="00CC6B60">
      <w:pPr>
        <w:pStyle w:val="ListParagraph"/>
        <w:numPr>
          <w:ilvl w:val="2"/>
          <w:numId w:val="2"/>
        </w:numPr>
        <w:tabs>
          <w:tab w:val="left" w:pos="2300"/>
          <w:tab w:val="left" w:pos="2301"/>
        </w:tabs>
        <w:ind w:hanging="721"/>
        <w:rPr>
          <w:sz w:val="24"/>
        </w:rPr>
      </w:pPr>
      <w:r>
        <w:rPr>
          <w:sz w:val="24"/>
        </w:rPr>
        <w:t>This</w:t>
      </w:r>
      <w:r>
        <w:rPr>
          <w:spacing w:val="-3"/>
          <w:sz w:val="24"/>
        </w:rPr>
        <w:t xml:space="preserve"> </w:t>
      </w:r>
      <w:r>
        <w:rPr>
          <w:sz w:val="24"/>
        </w:rPr>
        <w:t>BAA</w:t>
      </w:r>
      <w:r>
        <w:rPr>
          <w:spacing w:val="-3"/>
          <w:sz w:val="24"/>
        </w:rPr>
        <w:t xml:space="preserve"> </w:t>
      </w:r>
      <w:r>
        <w:rPr>
          <w:sz w:val="24"/>
        </w:rPr>
        <w:t>is</w:t>
      </w:r>
      <w:r>
        <w:rPr>
          <w:spacing w:val="-3"/>
          <w:sz w:val="24"/>
        </w:rPr>
        <w:t xml:space="preserve"> </w:t>
      </w:r>
      <w:r>
        <w:rPr>
          <w:sz w:val="24"/>
        </w:rPr>
        <w:t>terminated</w:t>
      </w:r>
      <w:r>
        <w:rPr>
          <w:spacing w:val="-2"/>
          <w:sz w:val="24"/>
        </w:rPr>
        <w:t xml:space="preserve"> </w:t>
      </w:r>
      <w:r>
        <w:rPr>
          <w:sz w:val="24"/>
        </w:rPr>
        <w:t>for</w:t>
      </w:r>
      <w:r>
        <w:rPr>
          <w:spacing w:val="-3"/>
          <w:sz w:val="24"/>
        </w:rPr>
        <w:t xml:space="preserve"> </w:t>
      </w:r>
      <w:r>
        <w:rPr>
          <w:sz w:val="24"/>
        </w:rPr>
        <w:t>cause</w:t>
      </w:r>
      <w:r>
        <w:rPr>
          <w:spacing w:val="-1"/>
          <w:sz w:val="24"/>
        </w:rPr>
        <w:t xml:space="preserve"> </w:t>
      </w:r>
      <w:r>
        <w:rPr>
          <w:sz w:val="24"/>
        </w:rPr>
        <w:t>as</w:t>
      </w:r>
      <w:r>
        <w:rPr>
          <w:spacing w:val="-3"/>
          <w:sz w:val="24"/>
        </w:rPr>
        <w:t xml:space="preserve"> </w:t>
      </w:r>
      <w:r>
        <w:rPr>
          <w:sz w:val="24"/>
        </w:rPr>
        <w:t>described</w:t>
      </w:r>
      <w:r>
        <w:rPr>
          <w:spacing w:val="-2"/>
          <w:sz w:val="24"/>
        </w:rPr>
        <w:t xml:space="preserve"> </w:t>
      </w:r>
      <w:r>
        <w:rPr>
          <w:sz w:val="24"/>
        </w:rPr>
        <w:t>in</w:t>
      </w:r>
      <w:r>
        <w:rPr>
          <w:spacing w:val="-1"/>
          <w:sz w:val="24"/>
        </w:rPr>
        <w:t xml:space="preserve"> </w:t>
      </w:r>
      <w:r>
        <w:rPr>
          <w:sz w:val="24"/>
        </w:rPr>
        <w:t>paragraph</w:t>
      </w:r>
      <w:r>
        <w:rPr>
          <w:spacing w:val="-3"/>
          <w:sz w:val="24"/>
        </w:rPr>
        <w:t xml:space="preserve"> </w:t>
      </w:r>
      <w:r>
        <w:rPr>
          <w:sz w:val="24"/>
        </w:rPr>
        <w:t>(B)</w:t>
      </w:r>
      <w:r>
        <w:rPr>
          <w:spacing w:val="-3"/>
          <w:sz w:val="24"/>
        </w:rPr>
        <w:t xml:space="preserve"> </w:t>
      </w:r>
      <w:r>
        <w:rPr>
          <w:spacing w:val="-2"/>
          <w:sz w:val="24"/>
        </w:rPr>
        <w:t>below;</w:t>
      </w:r>
    </w:p>
    <w:p w14:paraId="11A3DF06" w14:textId="77777777" w:rsidR="00BC68BC" w:rsidRDefault="00BC68BC">
      <w:pPr>
        <w:pStyle w:val="BodyText"/>
        <w:rPr>
          <w:rFonts w:ascii="Times New Roman"/>
          <w:sz w:val="24"/>
        </w:rPr>
      </w:pPr>
    </w:p>
    <w:p w14:paraId="56AFA6FF" w14:textId="77777777" w:rsidR="00BC68BC" w:rsidRDefault="00CC6B60">
      <w:pPr>
        <w:pStyle w:val="ListParagraph"/>
        <w:numPr>
          <w:ilvl w:val="2"/>
          <w:numId w:val="2"/>
        </w:numPr>
        <w:tabs>
          <w:tab w:val="left" w:pos="2300"/>
          <w:tab w:val="left" w:pos="2301"/>
        </w:tabs>
        <w:ind w:hanging="721"/>
        <w:rPr>
          <w:sz w:val="24"/>
        </w:rPr>
      </w:pPr>
      <w:r>
        <w:rPr>
          <w:sz w:val="24"/>
        </w:rPr>
        <w:t>The</w:t>
      </w:r>
      <w:r>
        <w:rPr>
          <w:spacing w:val="-6"/>
          <w:sz w:val="24"/>
        </w:rPr>
        <w:t xml:space="preserve"> </w:t>
      </w:r>
      <w:r>
        <w:rPr>
          <w:sz w:val="24"/>
        </w:rPr>
        <w:t>parties</w:t>
      </w:r>
      <w:r>
        <w:rPr>
          <w:spacing w:val="-2"/>
          <w:sz w:val="24"/>
        </w:rPr>
        <w:t xml:space="preserve"> </w:t>
      </w:r>
      <w:r>
        <w:rPr>
          <w:sz w:val="24"/>
        </w:rPr>
        <w:t>mutually</w:t>
      </w:r>
      <w:r>
        <w:rPr>
          <w:spacing w:val="-3"/>
          <w:sz w:val="24"/>
        </w:rPr>
        <w:t xml:space="preserve"> </w:t>
      </w:r>
      <w:r>
        <w:rPr>
          <w:sz w:val="24"/>
        </w:rPr>
        <w:t>agree</w:t>
      </w:r>
      <w:r>
        <w:rPr>
          <w:spacing w:val="-4"/>
          <w:sz w:val="24"/>
        </w:rPr>
        <w:t xml:space="preserve"> </w:t>
      </w:r>
      <w:r>
        <w:rPr>
          <w:sz w:val="24"/>
        </w:rPr>
        <w:t>to</w:t>
      </w:r>
      <w:r>
        <w:rPr>
          <w:spacing w:val="-3"/>
          <w:sz w:val="24"/>
        </w:rPr>
        <w:t xml:space="preserve"> </w:t>
      </w:r>
      <w:r>
        <w:rPr>
          <w:sz w:val="24"/>
        </w:rPr>
        <w:t>terminate</w:t>
      </w:r>
      <w:r>
        <w:rPr>
          <w:spacing w:val="-2"/>
          <w:sz w:val="24"/>
        </w:rPr>
        <w:t xml:space="preserve"> </w:t>
      </w:r>
      <w:r>
        <w:rPr>
          <w:sz w:val="24"/>
        </w:rPr>
        <w:t>this BAA;</w:t>
      </w:r>
      <w:r>
        <w:rPr>
          <w:spacing w:val="-3"/>
          <w:sz w:val="24"/>
        </w:rPr>
        <w:t xml:space="preserve"> </w:t>
      </w:r>
      <w:r>
        <w:rPr>
          <w:spacing w:val="-5"/>
          <w:sz w:val="24"/>
        </w:rPr>
        <w:t>or</w:t>
      </w:r>
    </w:p>
    <w:p w14:paraId="2BA658DC" w14:textId="77777777" w:rsidR="00BC68BC" w:rsidRDefault="00BC68BC">
      <w:pPr>
        <w:pStyle w:val="BodyText"/>
        <w:rPr>
          <w:rFonts w:ascii="Times New Roman"/>
          <w:sz w:val="24"/>
        </w:rPr>
      </w:pPr>
    </w:p>
    <w:p w14:paraId="27ABA9B2" w14:textId="77777777" w:rsidR="00BC68BC" w:rsidRDefault="00CC6B60">
      <w:pPr>
        <w:pStyle w:val="ListParagraph"/>
        <w:numPr>
          <w:ilvl w:val="2"/>
          <w:numId w:val="2"/>
        </w:numPr>
        <w:tabs>
          <w:tab w:val="left" w:pos="2300"/>
          <w:tab w:val="left" w:pos="2301"/>
        </w:tabs>
        <w:ind w:hanging="721"/>
        <w:rPr>
          <w:sz w:val="24"/>
        </w:rPr>
      </w:pPr>
      <w:r>
        <w:rPr>
          <w:sz w:val="24"/>
        </w:rPr>
        <w:t>This</w:t>
      </w:r>
      <w:r>
        <w:rPr>
          <w:spacing w:val="-2"/>
          <w:sz w:val="24"/>
        </w:rPr>
        <w:t xml:space="preserve"> </w:t>
      </w:r>
      <w:r>
        <w:rPr>
          <w:sz w:val="24"/>
        </w:rPr>
        <w:t>BAA</w:t>
      </w:r>
      <w:r>
        <w:rPr>
          <w:spacing w:val="-4"/>
          <w:sz w:val="24"/>
        </w:rPr>
        <w:t xml:space="preserve"> </w:t>
      </w:r>
      <w:r>
        <w:rPr>
          <w:sz w:val="24"/>
        </w:rPr>
        <w:t>is</w:t>
      </w:r>
      <w:r>
        <w:rPr>
          <w:spacing w:val="-2"/>
          <w:sz w:val="24"/>
        </w:rPr>
        <w:t xml:space="preserve"> </w:t>
      </w:r>
      <w:r>
        <w:rPr>
          <w:sz w:val="24"/>
        </w:rPr>
        <w:t>terminated</w:t>
      </w:r>
      <w:r>
        <w:rPr>
          <w:spacing w:val="-3"/>
          <w:sz w:val="24"/>
        </w:rPr>
        <w:t xml:space="preserve"> </w:t>
      </w:r>
      <w:r>
        <w:rPr>
          <w:sz w:val="24"/>
        </w:rPr>
        <w:t>under</w:t>
      </w:r>
      <w:r>
        <w:rPr>
          <w:spacing w:val="-2"/>
          <w:sz w:val="24"/>
        </w:rPr>
        <w:t xml:space="preserve"> </w:t>
      </w:r>
      <w:r>
        <w:rPr>
          <w:sz w:val="24"/>
        </w:rPr>
        <w:t>applicable</w:t>
      </w:r>
      <w:r>
        <w:rPr>
          <w:spacing w:val="-3"/>
          <w:sz w:val="24"/>
        </w:rPr>
        <w:t xml:space="preserve"> </w:t>
      </w:r>
      <w:r>
        <w:rPr>
          <w:sz w:val="24"/>
        </w:rPr>
        <w:t>federal,</w:t>
      </w:r>
      <w:r>
        <w:rPr>
          <w:spacing w:val="-1"/>
          <w:sz w:val="24"/>
        </w:rPr>
        <w:t xml:space="preserve"> </w:t>
      </w:r>
      <w:r>
        <w:rPr>
          <w:sz w:val="24"/>
        </w:rPr>
        <w:t>state,</w:t>
      </w:r>
      <w:r>
        <w:rPr>
          <w:spacing w:val="-2"/>
          <w:sz w:val="24"/>
        </w:rPr>
        <w:t xml:space="preserve"> </w:t>
      </w:r>
      <w:r>
        <w:rPr>
          <w:sz w:val="24"/>
        </w:rPr>
        <w:t>or</w:t>
      </w:r>
      <w:r>
        <w:rPr>
          <w:spacing w:val="-3"/>
          <w:sz w:val="24"/>
        </w:rPr>
        <w:t xml:space="preserve"> </w:t>
      </w:r>
      <w:r>
        <w:rPr>
          <w:sz w:val="24"/>
        </w:rPr>
        <w:t>local</w:t>
      </w:r>
      <w:r>
        <w:rPr>
          <w:spacing w:val="-2"/>
          <w:sz w:val="24"/>
        </w:rPr>
        <w:t xml:space="preserve"> </w:t>
      </w:r>
      <w:r>
        <w:rPr>
          <w:spacing w:val="-4"/>
          <w:sz w:val="24"/>
        </w:rPr>
        <w:t>law.</w:t>
      </w:r>
    </w:p>
    <w:p w14:paraId="7F99C6DC" w14:textId="77777777" w:rsidR="00BC68BC" w:rsidRDefault="00BC68BC">
      <w:pPr>
        <w:pStyle w:val="BodyText"/>
        <w:rPr>
          <w:rFonts w:ascii="Times New Roman"/>
          <w:sz w:val="24"/>
        </w:rPr>
      </w:pPr>
    </w:p>
    <w:p w14:paraId="496EE4C6" w14:textId="77777777" w:rsidR="00BC68BC" w:rsidRDefault="00CC6B60">
      <w:pPr>
        <w:pStyle w:val="ListParagraph"/>
        <w:numPr>
          <w:ilvl w:val="1"/>
          <w:numId w:val="2"/>
        </w:numPr>
        <w:tabs>
          <w:tab w:val="left" w:pos="1580"/>
          <w:tab w:val="left" w:pos="1581"/>
        </w:tabs>
        <w:ind w:left="1580" w:hanging="721"/>
        <w:rPr>
          <w:sz w:val="24"/>
        </w:rPr>
      </w:pPr>
      <w:r>
        <w:rPr>
          <w:sz w:val="24"/>
          <w:u w:val="single"/>
        </w:rPr>
        <w:t>Termination</w:t>
      </w:r>
      <w:r>
        <w:rPr>
          <w:spacing w:val="-2"/>
          <w:sz w:val="24"/>
          <w:u w:val="single"/>
        </w:rPr>
        <w:t xml:space="preserve"> </w:t>
      </w:r>
      <w:r>
        <w:rPr>
          <w:sz w:val="24"/>
          <w:u w:val="single"/>
        </w:rPr>
        <w:t>for</w:t>
      </w:r>
      <w:r>
        <w:rPr>
          <w:spacing w:val="-1"/>
          <w:sz w:val="24"/>
          <w:u w:val="single"/>
        </w:rPr>
        <w:t xml:space="preserve"> </w:t>
      </w:r>
      <w:r>
        <w:rPr>
          <w:spacing w:val="-2"/>
          <w:sz w:val="24"/>
          <w:u w:val="single"/>
        </w:rPr>
        <w:t>Cause</w:t>
      </w:r>
      <w:r>
        <w:rPr>
          <w:spacing w:val="-2"/>
          <w:sz w:val="24"/>
        </w:rPr>
        <w:t>.</w:t>
      </w:r>
    </w:p>
    <w:p w14:paraId="3E4B6DB3" w14:textId="77777777" w:rsidR="00BC68BC" w:rsidRDefault="00BC68BC">
      <w:pPr>
        <w:pStyle w:val="BodyText"/>
        <w:spacing w:before="3"/>
        <w:rPr>
          <w:rFonts w:ascii="Times New Roman"/>
          <w:sz w:val="16"/>
        </w:rPr>
      </w:pPr>
    </w:p>
    <w:p w14:paraId="6EBC49D6" w14:textId="77777777" w:rsidR="00BC68BC" w:rsidRDefault="00CC6B60">
      <w:pPr>
        <w:pStyle w:val="ListParagraph"/>
        <w:numPr>
          <w:ilvl w:val="2"/>
          <w:numId w:val="2"/>
        </w:numPr>
        <w:tabs>
          <w:tab w:val="left" w:pos="2301"/>
        </w:tabs>
        <w:spacing w:before="90"/>
        <w:ind w:left="140" w:right="257" w:firstLine="1439"/>
        <w:jc w:val="both"/>
        <w:rPr>
          <w:sz w:val="24"/>
        </w:rPr>
      </w:pPr>
      <w:r>
        <w:rPr>
          <w:sz w:val="24"/>
        </w:rPr>
        <w:t>Upon</w:t>
      </w:r>
      <w:r>
        <w:rPr>
          <w:spacing w:val="-3"/>
          <w:sz w:val="24"/>
        </w:rPr>
        <w:t xml:space="preserve"> </w:t>
      </w:r>
      <w:r>
        <w:rPr>
          <w:sz w:val="24"/>
        </w:rPr>
        <w:t>Covered</w:t>
      </w:r>
      <w:r>
        <w:rPr>
          <w:spacing w:val="-2"/>
          <w:sz w:val="24"/>
        </w:rPr>
        <w:t xml:space="preserve"> </w:t>
      </w:r>
      <w:r>
        <w:rPr>
          <w:sz w:val="24"/>
        </w:rPr>
        <w:t>Entity’s</w:t>
      </w:r>
      <w:r>
        <w:rPr>
          <w:spacing w:val="-3"/>
          <w:sz w:val="24"/>
        </w:rPr>
        <w:t xml:space="preserve"> </w:t>
      </w:r>
      <w:r>
        <w:rPr>
          <w:sz w:val="24"/>
        </w:rPr>
        <w:t>determination</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breach of</w:t>
      </w:r>
      <w:r>
        <w:rPr>
          <w:spacing w:val="-3"/>
          <w:sz w:val="24"/>
        </w:rPr>
        <w:t xml:space="preserve"> </w:t>
      </w:r>
      <w:r>
        <w:rPr>
          <w:sz w:val="24"/>
        </w:rPr>
        <w:t>a</w:t>
      </w:r>
      <w:r>
        <w:rPr>
          <w:spacing w:val="-3"/>
          <w:sz w:val="24"/>
        </w:rPr>
        <w:t xml:space="preserve"> </w:t>
      </w:r>
      <w:r>
        <w:rPr>
          <w:sz w:val="24"/>
        </w:rPr>
        <w:t>material</w:t>
      </w:r>
      <w:r>
        <w:rPr>
          <w:spacing w:val="-2"/>
          <w:sz w:val="24"/>
        </w:rPr>
        <w:t xml:space="preserve"> </w:t>
      </w:r>
      <w:r>
        <w:rPr>
          <w:sz w:val="24"/>
        </w:rPr>
        <w:t>term</w:t>
      </w:r>
      <w:r>
        <w:rPr>
          <w:spacing w:val="-2"/>
          <w:sz w:val="24"/>
        </w:rPr>
        <w:t xml:space="preserve"> </w:t>
      </w:r>
      <w:r>
        <w:rPr>
          <w:sz w:val="24"/>
        </w:rPr>
        <w:t>of</w:t>
      </w:r>
      <w:r>
        <w:rPr>
          <w:spacing w:val="-3"/>
          <w:sz w:val="24"/>
        </w:rPr>
        <w:t xml:space="preserve"> </w:t>
      </w:r>
      <w:r>
        <w:rPr>
          <w:sz w:val="24"/>
        </w:rPr>
        <w:t>this BAA by Business Associate, Covered Entity shall provide Business Associate written notice of that breach in sufficient detail to enable Business Associate to understand the specific nature of that breach and afford Business Associate an opportunity to cure the breach; provided, however, that if Business Associate fails to cure the breach within thirty (30) days of receipt of such</w:t>
      </w:r>
      <w:r>
        <w:rPr>
          <w:spacing w:val="40"/>
          <w:sz w:val="24"/>
        </w:rPr>
        <w:t xml:space="preserve"> </w:t>
      </w:r>
      <w:r>
        <w:rPr>
          <w:sz w:val="24"/>
        </w:rPr>
        <w:t>notice, Covered Entity may terminate this BAA and the Agreement.</w:t>
      </w:r>
    </w:p>
    <w:p w14:paraId="48698077" w14:textId="77777777" w:rsidR="00BC68BC" w:rsidRDefault="00BC68BC">
      <w:pPr>
        <w:pStyle w:val="BodyText"/>
        <w:rPr>
          <w:rFonts w:ascii="Times New Roman"/>
          <w:sz w:val="24"/>
        </w:rPr>
      </w:pPr>
    </w:p>
    <w:p w14:paraId="1078AB64" w14:textId="1D95D292" w:rsidR="00BC68BC" w:rsidRPr="00E51C16" w:rsidRDefault="00CC6B60" w:rsidP="00E51C16">
      <w:pPr>
        <w:pStyle w:val="ListParagraph"/>
        <w:numPr>
          <w:ilvl w:val="2"/>
          <w:numId w:val="2"/>
        </w:numPr>
        <w:tabs>
          <w:tab w:val="left" w:pos="2301"/>
        </w:tabs>
        <w:ind w:left="140" w:right="259" w:firstLine="1439"/>
        <w:jc w:val="both"/>
        <w:rPr>
          <w:sz w:val="24"/>
        </w:rPr>
      </w:pPr>
      <w:r>
        <w:rPr>
          <w:sz w:val="24"/>
        </w:rPr>
        <w:t>Upon</w:t>
      </w:r>
      <w:r>
        <w:rPr>
          <w:spacing w:val="-2"/>
          <w:sz w:val="24"/>
        </w:rPr>
        <w:t xml:space="preserve"> </w:t>
      </w:r>
      <w:r>
        <w:rPr>
          <w:sz w:val="24"/>
        </w:rPr>
        <w:t>Business</w:t>
      </w:r>
      <w:r>
        <w:rPr>
          <w:spacing w:val="-1"/>
          <w:sz w:val="24"/>
        </w:rPr>
        <w:t xml:space="preserve"> </w:t>
      </w:r>
      <w:r>
        <w:rPr>
          <w:sz w:val="24"/>
        </w:rPr>
        <w:t>Associate’s</w:t>
      </w:r>
      <w:r>
        <w:rPr>
          <w:spacing w:val="-2"/>
          <w:sz w:val="24"/>
        </w:rPr>
        <w:t xml:space="preserve"> </w:t>
      </w:r>
      <w:r>
        <w:rPr>
          <w:sz w:val="24"/>
        </w:rPr>
        <w:t>determination</w:t>
      </w:r>
      <w:r>
        <w:rPr>
          <w:spacing w:val="-1"/>
          <w:sz w:val="24"/>
        </w:rPr>
        <w:t xml:space="preserve"> </w:t>
      </w:r>
      <w:r>
        <w:rPr>
          <w:sz w:val="24"/>
        </w:rPr>
        <w:t>of</w:t>
      </w:r>
      <w:r>
        <w:rPr>
          <w:spacing w:val="-2"/>
          <w:sz w:val="24"/>
        </w:rPr>
        <w:t xml:space="preserve"> </w:t>
      </w:r>
      <w:r>
        <w:rPr>
          <w:sz w:val="24"/>
        </w:rPr>
        <w:t>a breach</w:t>
      </w:r>
      <w:r>
        <w:rPr>
          <w:spacing w:val="-1"/>
          <w:sz w:val="24"/>
        </w:rPr>
        <w:t xml:space="preserve"> </w:t>
      </w:r>
      <w:r>
        <w:rPr>
          <w:sz w:val="24"/>
        </w:rPr>
        <w:t>of a material</w:t>
      </w:r>
      <w:r>
        <w:rPr>
          <w:spacing w:val="-1"/>
          <w:sz w:val="24"/>
        </w:rPr>
        <w:t xml:space="preserve"> </w:t>
      </w:r>
      <w:r>
        <w:rPr>
          <w:sz w:val="24"/>
        </w:rPr>
        <w:t>term</w:t>
      </w:r>
      <w:r>
        <w:rPr>
          <w:spacing w:val="-2"/>
          <w:sz w:val="24"/>
        </w:rPr>
        <w:t xml:space="preserve"> </w:t>
      </w:r>
      <w:r>
        <w:rPr>
          <w:sz w:val="24"/>
        </w:rPr>
        <w:t xml:space="preserve">of this BAA by Covered Entity, Business Associate shall provide Covered Entity written notice of that breach in sufficient detail to enable Covered Entity to understand the specific nature of </w:t>
      </w:r>
      <w:r w:rsidR="00E32BF1">
        <w:rPr>
          <w:sz w:val="24"/>
        </w:rPr>
        <w:t>that breach</w:t>
      </w:r>
      <w:r>
        <w:rPr>
          <w:spacing w:val="20"/>
          <w:sz w:val="24"/>
        </w:rPr>
        <w:t xml:space="preserve"> </w:t>
      </w:r>
      <w:r>
        <w:rPr>
          <w:sz w:val="24"/>
        </w:rPr>
        <w:t>and</w:t>
      </w:r>
      <w:r>
        <w:rPr>
          <w:spacing w:val="18"/>
          <w:sz w:val="24"/>
        </w:rPr>
        <w:t xml:space="preserve"> </w:t>
      </w:r>
      <w:r>
        <w:rPr>
          <w:sz w:val="24"/>
        </w:rPr>
        <w:t>afford</w:t>
      </w:r>
      <w:r>
        <w:rPr>
          <w:spacing w:val="18"/>
          <w:sz w:val="24"/>
        </w:rPr>
        <w:t xml:space="preserve"> </w:t>
      </w:r>
      <w:r>
        <w:rPr>
          <w:sz w:val="24"/>
        </w:rPr>
        <w:t>Covered</w:t>
      </w:r>
      <w:r>
        <w:rPr>
          <w:spacing w:val="18"/>
          <w:sz w:val="24"/>
        </w:rPr>
        <w:t xml:space="preserve"> </w:t>
      </w:r>
      <w:r>
        <w:rPr>
          <w:sz w:val="24"/>
        </w:rPr>
        <w:t>Entity</w:t>
      </w:r>
      <w:r>
        <w:rPr>
          <w:spacing w:val="18"/>
          <w:sz w:val="24"/>
        </w:rPr>
        <w:t xml:space="preserve"> </w:t>
      </w:r>
      <w:r>
        <w:rPr>
          <w:sz w:val="24"/>
        </w:rPr>
        <w:t>an</w:t>
      </w:r>
      <w:r>
        <w:rPr>
          <w:spacing w:val="18"/>
          <w:sz w:val="24"/>
        </w:rPr>
        <w:t xml:space="preserve"> </w:t>
      </w:r>
      <w:r>
        <w:rPr>
          <w:sz w:val="24"/>
        </w:rPr>
        <w:t>opportunity</w:t>
      </w:r>
      <w:r>
        <w:rPr>
          <w:spacing w:val="16"/>
          <w:sz w:val="24"/>
        </w:rPr>
        <w:t xml:space="preserve"> </w:t>
      </w:r>
      <w:r>
        <w:rPr>
          <w:sz w:val="24"/>
        </w:rPr>
        <w:t>to</w:t>
      </w:r>
      <w:r>
        <w:rPr>
          <w:spacing w:val="18"/>
          <w:sz w:val="24"/>
        </w:rPr>
        <w:t xml:space="preserve"> </w:t>
      </w:r>
      <w:r>
        <w:rPr>
          <w:sz w:val="24"/>
        </w:rPr>
        <w:t>cure</w:t>
      </w:r>
      <w:r>
        <w:rPr>
          <w:spacing w:val="16"/>
          <w:sz w:val="24"/>
        </w:rPr>
        <w:t xml:space="preserve"> </w:t>
      </w:r>
      <w:r>
        <w:rPr>
          <w:sz w:val="24"/>
        </w:rPr>
        <w:t>the</w:t>
      </w:r>
      <w:r>
        <w:rPr>
          <w:spacing w:val="17"/>
          <w:sz w:val="24"/>
        </w:rPr>
        <w:t xml:space="preserve"> </w:t>
      </w:r>
      <w:r>
        <w:rPr>
          <w:sz w:val="24"/>
        </w:rPr>
        <w:t>breach;</w:t>
      </w:r>
      <w:r>
        <w:rPr>
          <w:spacing w:val="18"/>
          <w:sz w:val="24"/>
        </w:rPr>
        <w:t xml:space="preserve"> </w:t>
      </w:r>
      <w:r>
        <w:rPr>
          <w:sz w:val="24"/>
        </w:rPr>
        <w:t>provided,</w:t>
      </w:r>
      <w:r>
        <w:rPr>
          <w:spacing w:val="17"/>
          <w:sz w:val="24"/>
        </w:rPr>
        <w:t xml:space="preserve"> </w:t>
      </w:r>
      <w:r>
        <w:rPr>
          <w:sz w:val="24"/>
        </w:rPr>
        <w:t>however,</w:t>
      </w:r>
      <w:r>
        <w:rPr>
          <w:spacing w:val="17"/>
          <w:sz w:val="24"/>
        </w:rPr>
        <w:t xml:space="preserve"> </w:t>
      </w:r>
      <w:r>
        <w:rPr>
          <w:sz w:val="24"/>
        </w:rPr>
        <w:t>that</w:t>
      </w:r>
      <w:r>
        <w:rPr>
          <w:spacing w:val="18"/>
          <w:sz w:val="24"/>
        </w:rPr>
        <w:t xml:space="preserve"> </w:t>
      </w:r>
      <w:r>
        <w:rPr>
          <w:sz w:val="24"/>
        </w:rPr>
        <w:t>if</w:t>
      </w:r>
      <w:r w:rsidR="00E32BF1">
        <w:rPr>
          <w:sz w:val="24"/>
        </w:rPr>
        <w:t xml:space="preserve"> Covered Entity fails to cure the breach within thirty (30) days of receipt of such notice, Business Associate may terminate this BAA and the Agreement.</w:t>
      </w:r>
    </w:p>
    <w:p w14:paraId="0053D5C7" w14:textId="77777777" w:rsidR="00BC68BC" w:rsidRDefault="00BC68BC">
      <w:pPr>
        <w:pStyle w:val="BodyText"/>
        <w:rPr>
          <w:rFonts w:ascii="Times New Roman"/>
          <w:sz w:val="24"/>
        </w:rPr>
      </w:pPr>
    </w:p>
    <w:p w14:paraId="2B3CDA7B" w14:textId="77777777" w:rsidR="00BC68BC" w:rsidRDefault="00CC6B60">
      <w:pPr>
        <w:pStyle w:val="ListParagraph"/>
        <w:numPr>
          <w:ilvl w:val="1"/>
          <w:numId w:val="2"/>
        </w:numPr>
        <w:tabs>
          <w:tab w:val="left" w:pos="1580"/>
          <w:tab w:val="left" w:pos="1581"/>
        </w:tabs>
        <w:ind w:left="1580" w:hanging="721"/>
        <w:rPr>
          <w:sz w:val="24"/>
        </w:rPr>
      </w:pPr>
      <w:r>
        <w:rPr>
          <w:sz w:val="24"/>
          <w:u w:val="single"/>
        </w:rPr>
        <w:t>Effect</w:t>
      </w:r>
      <w:r>
        <w:rPr>
          <w:spacing w:val="-1"/>
          <w:sz w:val="24"/>
          <w:u w:val="single"/>
        </w:rPr>
        <w:t xml:space="preserve"> </w:t>
      </w:r>
      <w:r>
        <w:rPr>
          <w:sz w:val="24"/>
          <w:u w:val="single"/>
        </w:rPr>
        <w:t>of</w:t>
      </w:r>
      <w:r>
        <w:rPr>
          <w:spacing w:val="-1"/>
          <w:sz w:val="24"/>
          <w:u w:val="single"/>
        </w:rPr>
        <w:t xml:space="preserve"> </w:t>
      </w:r>
      <w:r>
        <w:rPr>
          <w:spacing w:val="-2"/>
          <w:sz w:val="24"/>
          <w:u w:val="single"/>
        </w:rPr>
        <w:t>Termination</w:t>
      </w:r>
    </w:p>
    <w:p w14:paraId="58967A73" w14:textId="77777777" w:rsidR="00BC68BC" w:rsidRDefault="00BC68BC">
      <w:pPr>
        <w:pStyle w:val="BodyText"/>
        <w:spacing w:before="2"/>
        <w:rPr>
          <w:rFonts w:ascii="Times New Roman"/>
          <w:sz w:val="16"/>
        </w:rPr>
      </w:pPr>
    </w:p>
    <w:p w14:paraId="1FE466DF" w14:textId="77777777" w:rsidR="00BC68BC" w:rsidRDefault="00CC6B60">
      <w:pPr>
        <w:pStyle w:val="ListParagraph"/>
        <w:numPr>
          <w:ilvl w:val="2"/>
          <w:numId w:val="2"/>
        </w:numPr>
        <w:tabs>
          <w:tab w:val="left" w:pos="2301"/>
        </w:tabs>
        <w:spacing w:before="90"/>
        <w:ind w:left="140" w:right="257" w:firstLine="1439"/>
        <w:jc w:val="both"/>
        <w:rPr>
          <w:sz w:val="24"/>
        </w:rPr>
      </w:pPr>
      <w:r>
        <w:rPr>
          <w:sz w:val="24"/>
        </w:rPr>
        <w:t>Upon termination of this BAA for any reason, Business Associate shall return or destroy all PHI received from, or created, received, maintained, or transmitted by Business Associate on behalf of, Covered Entity that Business Associate still maintains in any form, as well as the documentation required by 45 C.F.R. § 164.530(j)(1) (all of which shall be collectively referred to as PHI for purposes of this Section VII.C.).</w:t>
      </w:r>
      <w:r>
        <w:rPr>
          <w:spacing w:val="40"/>
          <w:sz w:val="24"/>
        </w:rPr>
        <w:t xml:space="preserve"> </w:t>
      </w:r>
      <w:r>
        <w:rPr>
          <w:sz w:val="24"/>
        </w:rPr>
        <w:t>Business Associate shall retain no copies of such PHI.</w:t>
      </w:r>
    </w:p>
    <w:p w14:paraId="184B2B5E" w14:textId="77777777" w:rsidR="00BC68BC" w:rsidRDefault="00BC68BC">
      <w:pPr>
        <w:pStyle w:val="BodyText"/>
        <w:spacing w:before="1"/>
        <w:rPr>
          <w:rFonts w:ascii="Times New Roman"/>
          <w:sz w:val="24"/>
        </w:rPr>
      </w:pPr>
    </w:p>
    <w:p w14:paraId="16CB6B06" w14:textId="77777777" w:rsidR="00BC68BC" w:rsidRDefault="00CC6B60">
      <w:pPr>
        <w:pStyle w:val="ListParagraph"/>
        <w:numPr>
          <w:ilvl w:val="2"/>
          <w:numId w:val="2"/>
        </w:numPr>
        <w:tabs>
          <w:tab w:val="left" w:pos="2300"/>
          <w:tab w:val="left" w:pos="2301"/>
        </w:tabs>
        <w:ind w:hanging="721"/>
        <w:rPr>
          <w:sz w:val="24"/>
        </w:rPr>
      </w:pPr>
      <w:r>
        <w:rPr>
          <w:sz w:val="24"/>
        </w:rPr>
        <w:t>If</w:t>
      </w:r>
      <w:r>
        <w:rPr>
          <w:spacing w:val="-7"/>
          <w:sz w:val="24"/>
        </w:rPr>
        <w:t xml:space="preserve"> </w:t>
      </w:r>
      <w:r>
        <w:rPr>
          <w:sz w:val="24"/>
        </w:rPr>
        <w:t>return</w:t>
      </w:r>
      <w:r>
        <w:rPr>
          <w:spacing w:val="-4"/>
          <w:sz w:val="24"/>
        </w:rPr>
        <w:t xml:space="preserve"> </w:t>
      </w:r>
      <w:r>
        <w:rPr>
          <w:sz w:val="24"/>
        </w:rPr>
        <w:t>or</w:t>
      </w:r>
      <w:r>
        <w:rPr>
          <w:spacing w:val="-4"/>
          <w:sz w:val="24"/>
        </w:rPr>
        <w:t xml:space="preserve"> </w:t>
      </w:r>
      <w:r>
        <w:rPr>
          <w:sz w:val="24"/>
        </w:rPr>
        <w:t>destruction</w:t>
      </w:r>
      <w:r>
        <w:rPr>
          <w:spacing w:val="-4"/>
          <w:sz w:val="24"/>
        </w:rPr>
        <w:t xml:space="preserve"> </w:t>
      </w:r>
      <w:r>
        <w:rPr>
          <w:sz w:val="24"/>
        </w:rPr>
        <w:t>of</w:t>
      </w:r>
      <w:r>
        <w:rPr>
          <w:spacing w:val="-4"/>
          <w:sz w:val="24"/>
        </w:rPr>
        <w:t xml:space="preserve"> </w:t>
      </w:r>
      <w:r>
        <w:rPr>
          <w:sz w:val="24"/>
        </w:rPr>
        <w:t>all</w:t>
      </w:r>
      <w:r>
        <w:rPr>
          <w:spacing w:val="-4"/>
          <w:sz w:val="24"/>
        </w:rPr>
        <w:t xml:space="preserve"> </w:t>
      </w:r>
      <w:r>
        <w:rPr>
          <w:sz w:val="24"/>
        </w:rPr>
        <w:t>PHI</w:t>
      </w:r>
      <w:r>
        <w:rPr>
          <w:spacing w:val="-7"/>
          <w:sz w:val="24"/>
        </w:rPr>
        <w:t xml:space="preserve"> </w:t>
      </w:r>
      <w:r>
        <w:rPr>
          <w:sz w:val="24"/>
        </w:rPr>
        <w:t>is</w:t>
      </w:r>
      <w:r>
        <w:rPr>
          <w:spacing w:val="-4"/>
          <w:sz w:val="24"/>
        </w:rPr>
        <w:t xml:space="preserve"> </w:t>
      </w:r>
      <w:r>
        <w:rPr>
          <w:sz w:val="24"/>
        </w:rPr>
        <w:t>not</w:t>
      </w:r>
      <w:r>
        <w:rPr>
          <w:spacing w:val="-3"/>
          <w:sz w:val="24"/>
        </w:rPr>
        <w:t xml:space="preserve"> </w:t>
      </w:r>
      <w:r>
        <w:rPr>
          <w:sz w:val="24"/>
        </w:rPr>
        <w:t>feasible,</w:t>
      </w:r>
      <w:r>
        <w:rPr>
          <w:spacing w:val="-4"/>
          <w:sz w:val="24"/>
        </w:rPr>
        <w:t xml:space="preserve"> </w:t>
      </w:r>
      <w:r>
        <w:rPr>
          <w:sz w:val="24"/>
        </w:rPr>
        <w:t>Business</w:t>
      </w:r>
      <w:r>
        <w:rPr>
          <w:spacing w:val="-4"/>
          <w:sz w:val="24"/>
        </w:rPr>
        <w:t xml:space="preserve"> </w:t>
      </w:r>
      <w:r>
        <w:rPr>
          <w:sz w:val="24"/>
        </w:rPr>
        <w:t>Associate</w:t>
      </w:r>
      <w:r>
        <w:rPr>
          <w:spacing w:val="-4"/>
          <w:sz w:val="24"/>
        </w:rPr>
        <w:t xml:space="preserve"> </w:t>
      </w:r>
      <w:r>
        <w:rPr>
          <w:spacing w:val="-2"/>
          <w:sz w:val="24"/>
        </w:rPr>
        <w:t>shall:</w:t>
      </w:r>
    </w:p>
    <w:p w14:paraId="14D58FA9" w14:textId="77777777" w:rsidR="00BC68BC" w:rsidRDefault="00BC68BC">
      <w:pPr>
        <w:pStyle w:val="BodyText"/>
        <w:rPr>
          <w:rFonts w:ascii="Times New Roman"/>
          <w:sz w:val="24"/>
        </w:rPr>
      </w:pPr>
    </w:p>
    <w:p w14:paraId="5FF50F00" w14:textId="77777777" w:rsidR="00BC68BC" w:rsidRDefault="00CC6B60">
      <w:pPr>
        <w:pStyle w:val="ListParagraph"/>
        <w:numPr>
          <w:ilvl w:val="3"/>
          <w:numId w:val="2"/>
        </w:numPr>
        <w:tabs>
          <w:tab w:val="left" w:pos="3021"/>
        </w:tabs>
        <w:ind w:right="260" w:firstLine="2159"/>
        <w:jc w:val="both"/>
        <w:rPr>
          <w:sz w:val="24"/>
        </w:rPr>
      </w:pPr>
      <w:r>
        <w:rPr>
          <w:sz w:val="24"/>
        </w:rPr>
        <w:t>Retain only that PHI that is necessary for Business Associate to continue its proper management and administration or to carry out its legal responsibilities;</w:t>
      </w:r>
    </w:p>
    <w:p w14:paraId="574D4D36" w14:textId="77777777" w:rsidR="00BC68BC" w:rsidRDefault="00BC68BC">
      <w:pPr>
        <w:pStyle w:val="BodyText"/>
        <w:rPr>
          <w:rFonts w:ascii="Times New Roman"/>
          <w:sz w:val="24"/>
        </w:rPr>
      </w:pPr>
    </w:p>
    <w:p w14:paraId="4B980521" w14:textId="77777777" w:rsidR="00BC68BC" w:rsidRDefault="00CC6B60">
      <w:pPr>
        <w:pStyle w:val="ListParagraph"/>
        <w:numPr>
          <w:ilvl w:val="3"/>
          <w:numId w:val="2"/>
        </w:numPr>
        <w:tabs>
          <w:tab w:val="left" w:pos="3021"/>
        </w:tabs>
        <w:ind w:right="261" w:firstLine="2159"/>
        <w:jc w:val="both"/>
        <w:rPr>
          <w:sz w:val="24"/>
        </w:rPr>
      </w:pPr>
      <w:r>
        <w:rPr>
          <w:sz w:val="24"/>
        </w:rPr>
        <w:t>Return to Covered Entity or destroy the remaining PHI that Business Associate still maintains in any form;</w:t>
      </w:r>
    </w:p>
    <w:p w14:paraId="2209AE23" w14:textId="77777777" w:rsidR="00BC68BC" w:rsidRDefault="00BC68BC">
      <w:pPr>
        <w:pStyle w:val="BodyText"/>
        <w:rPr>
          <w:rFonts w:ascii="Times New Roman"/>
          <w:sz w:val="24"/>
        </w:rPr>
      </w:pPr>
    </w:p>
    <w:p w14:paraId="686A44D0" w14:textId="77777777" w:rsidR="00BC68BC" w:rsidRDefault="00CC6B60">
      <w:pPr>
        <w:pStyle w:val="ListParagraph"/>
        <w:numPr>
          <w:ilvl w:val="3"/>
          <w:numId w:val="2"/>
        </w:numPr>
        <w:tabs>
          <w:tab w:val="left" w:pos="3021"/>
        </w:tabs>
        <w:ind w:right="259" w:firstLine="2159"/>
        <w:jc w:val="both"/>
        <w:rPr>
          <w:sz w:val="24"/>
        </w:rPr>
      </w:pPr>
      <w:r>
        <w:rPr>
          <w:sz w:val="24"/>
        </w:rPr>
        <w:t>Extend the protections of this BAA to any retained PHI, continue</w:t>
      </w:r>
      <w:r>
        <w:rPr>
          <w:spacing w:val="40"/>
          <w:sz w:val="24"/>
        </w:rPr>
        <w:t xml:space="preserve"> </w:t>
      </w:r>
      <w:r>
        <w:rPr>
          <w:sz w:val="24"/>
        </w:rPr>
        <w:t>to</w:t>
      </w:r>
      <w:r>
        <w:rPr>
          <w:spacing w:val="-2"/>
          <w:sz w:val="24"/>
        </w:rPr>
        <w:t xml:space="preserve"> </w:t>
      </w:r>
      <w:r>
        <w:rPr>
          <w:sz w:val="24"/>
        </w:rPr>
        <w:t>use</w:t>
      </w:r>
      <w:r>
        <w:rPr>
          <w:spacing w:val="-2"/>
          <w:sz w:val="24"/>
        </w:rPr>
        <w:t xml:space="preserve"> </w:t>
      </w:r>
      <w:r>
        <w:rPr>
          <w:sz w:val="24"/>
        </w:rPr>
        <w:t>appropriate</w:t>
      </w:r>
      <w:r>
        <w:rPr>
          <w:spacing w:val="-2"/>
          <w:sz w:val="24"/>
        </w:rPr>
        <w:t xml:space="preserve"> </w:t>
      </w:r>
      <w:r>
        <w:rPr>
          <w:sz w:val="24"/>
        </w:rPr>
        <w:t>safeguards,</w:t>
      </w:r>
      <w:r>
        <w:rPr>
          <w:spacing w:val="-2"/>
          <w:sz w:val="24"/>
        </w:rPr>
        <w:t xml:space="preserve"> </w:t>
      </w:r>
      <w:r>
        <w:rPr>
          <w:sz w:val="24"/>
        </w:rPr>
        <w:t>and</w:t>
      </w:r>
      <w:r>
        <w:rPr>
          <w:spacing w:val="-1"/>
          <w:sz w:val="24"/>
        </w:rPr>
        <w:t xml:space="preserve"> </w:t>
      </w:r>
      <w:r>
        <w:rPr>
          <w:sz w:val="24"/>
        </w:rPr>
        <w:t>comply</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Security</w:t>
      </w:r>
      <w:r>
        <w:rPr>
          <w:spacing w:val="-2"/>
          <w:sz w:val="24"/>
        </w:rPr>
        <w:t xml:space="preserve"> </w:t>
      </w:r>
      <w:r>
        <w:rPr>
          <w:sz w:val="24"/>
        </w:rPr>
        <w:t>Rule</w:t>
      </w:r>
      <w:r>
        <w:rPr>
          <w:spacing w:val="-2"/>
          <w:sz w:val="24"/>
        </w:rPr>
        <w:t xml:space="preserve"> </w:t>
      </w:r>
      <w:r>
        <w:rPr>
          <w:sz w:val="24"/>
        </w:rPr>
        <w:t>with</w:t>
      </w:r>
      <w:r>
        <w:rPr>
          <w:spacing w:val="-1"/>
          <w:sz w:val="24"/>
        </w:rPr>
        <w:t xml:space="preserve"> </w:t>
      </w:r>
      <w:r>
        <w:rPr>
          <w:sz w:val="24"/>
        </w:rPr>
        <w:t>respect</w:t>
      </w:r>
      <w:r>
        <w:rPr>
          <w:spacing w:val="-2"/>
          <w:sz w:val="24"/>
        </w:rPr>
        <w:t xml:space="preserve"> </w:t>
      </w:r>
      <w:r>
        <w:rPr>
          <w:sz w:val="24"/>
        </w:rPr>
        <w:t>to</w:t>
      </w:r>
      <w:r>
        <w:rPr>
          <w:spacing w:val="-2"/>
          <w:sz w:val="24"/>
        </w:rPr>
        <w:t xml:space="preserve"> </w:t>
      </w:r>
      <w:r>
        <w:rPr>
          <w:sz w:val="24"/>
        </w:rPr>
        <w:t>ePHI</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 prevent use or disclosure of the retained PHI</w:t>
      </w:r>
      <w:r>
        <w:rPr>
          <w:spacing w:val="-1"/>
          <w:sz w:val="24"/>
        </w:rPr>
        <w:t xml:space="preserve"> </w:t>
      </w:r>
      <w:r>
        <w:rPr>
          <w:sz w:val="24"/>
        </w:rPr>
        <w:t>other than as provided for in this Section VII.C.(2), for as long as Business Associate retains the PHI;</w:t>
      </w:r>
    </w:p>
    <w:p w14:paraId="4FDEC012" w14:textId="77777777" w:rsidR="00BC68BC" w:rsidRDefault="00BC68BC">
      <w:pPr>
        <w:pStyle w:val="BodyText"/>
        <w:spacing w:before="1"/>
        <w:rPr>
          <w:rFonts w:ascii="Times New Roman"/>
          <w:sz w:val="24"/>
        </w:rPr>
      </w:pPr>
    </w:p>
    <w:p w14:paraId="2F7B4A95" w14:textId="77777777" w:rsidR="00BC68BC" w:rsidRDefault="00CC6B60">
      <w:pPr>
        <w:pStyle w:val="ListParagraph"/>
        <w:numPr>
          <w:ilvl w:val="3"/>
          <w:numId w:val="2"/>
        </w:numPr>
        <w:tabs>
          <w:tab w:val="left" w:pos="3021"/>
        </w:tabs>
        <w:ind w:right="256" w:firstLine="2159"/>
        <w:jc w:val="both"/>
        <w:rPr>
          <w:sz w:val="24"/>
        </w:rPr>
      </w:pPr>
      <w:r>
        <w:rPr>
          <w:sz w:val="24"/>
        </w:rPr>
        <w:t>Not use or disclose the PHI retained by Business Associate other than for the purposes for which such PHI was retained and subject to the same conditions set forth in Sections IV.B. and IV.C. of this BAA that applied prior to termination; and</w:t>
      </w:r>
    </w:p>
    <w:p w14:paraId="27E8FA04" w14:textId="77777777" w:rsidR="00BC68BC" w:rsidRDefault="00BC68BC">
      <w:pPr>
        <w:pStyle w:val="BodyText"/>
        <w:rPr>
          <w:rFonts w:ascii="Times New Roman"/>
          <w:sz w:val="24"/>
        </w:rPr>
      </w:pPr>
    </w:p>
    <w:p w14:paraId="2FCC34A9" w14:textId="77777777" w:rsidR="00BC68BC" w:rsidRDefault="00CC6B60">
      <w:pPr>
        <w:pStyle w:val="ListParagraph"/>
        <w:numPr>
          <w:ilvl w:val="3"/>
          <w:numId w:val="2"/>
        </w:numPr>
        <w:tabs>
          <w:tab w:val="left" w:pos="3021"/>
        </w:tabs>
        <w:ind w:right="255" w:firstLine="2159"/>
        <w:jc w:val="both"/>
        <w:rPr>
          <w:sz w:val="24"/>
        </w:rPr>
      </w:pPr>
      <w:r>
        <w:rPr>
          <w:sz w:val="24"/>
        </w:rPr>
        <w:t>Return to Covered Entity or destroy the PHI retained by Business Associate when it is no longer needed by Business Associate for its proper management and administration or to carry out its legal responsibilities.</w:t>
      </w:r>
    </w:p>
    <w:p w14:paraId="480CFCA1" w14:textId="77777777" w:rsidR="00BC68BC" w:rsidRDefault="00BC68BC">
      <w:pPr>
        <w:pStyle w:val="BodyText"/>
        <w:rPr>
          <w:rFonts w:ascii="Times New Roman"/>
          <w:sz w:val="24"/>
        </w:rPr>
      </w:pPr>
    </w:p>
    <w:p w14:paraId="35448009" w14:textId="77777777" w:rsidR="00BC68BC" w:rsidRDefault="00CC6B60">
      <w:pPr>
        <w:pStyle w:val="ListParagraph"/>
        <w:numPr>
          <w:ilvl w:val="2"/>
          <w:numId w:val="2"/>
        </w:numPr>
        <w:tabs>
          <w:tab w:val="left" w:pos="2301"/>
        </w:tabs>
        <w:ind w:left="140" w:right="260" w:firstLine="1439"/>
        <w:jc w:val="both"/>
        <w:rPr>
          <w:sz w:val="24"/>
        </w:rPr>
      </w:pPr>
      <w:r>
        <w:rPr>
          <w:sz w:val="24"/>
        </w:rPr>
        <w:t xml:space="preserve">These </w:t>
      </w:r>
      <w:proofErr w:type="gramStart"/>
      <w:r>
        <w:rPr>
          <w:sz w:val="24"/>
        </w:rPr>
        <w:t>provisions shall</w:t>
      </w:r>
      <w:proofErr w:type="gramEnd"/>
      <w:r>
        <w:rPr>
          <w:sz w:val="24"/>
        </w:rPr>
        <w:t xml:space="preserve"> apply to PHI that is in the possession of subcontractors or agents of Business Associate.</w:t>
      </w:r>
    </w:p>
    <w:p w14:paraId="1FF0A10E" w14:textId="77777777" w:rsidR="00BC68BC" w:rsidRDefault="00BC68BC">
      <w:pPr>
        <w:pStyle w:val="BodyText"/>
        <w:rPr>
          <w:rFonts w:ascii="Times New Roman"/>
          <w:sz w:val="24"/>
        </w:rPr>
      </w:pPr>
    </w:p>
    <w:p w14:paraId="6D5F4A02" w14:textId="77777777" w:rsidR="00BC68BC" w:rsidRDefault="00CC6B60">
      <w:pPr>
        <w:pStyle w:val="ListParagraph"/>
        <w:numPr>
          <w:ilvl w:val="2"/>
          <w:numId w:val="2"/>
        </w:numPr>
        <w:tabs>
          <w:tab w:val="left" w:pos="2301"/>
        </w:tabs>
        <w:ind w:left="140" w:right="260" w:firstLine="1439"/>
        <w:jc w:val="both"/>
        <w:rPr>
          <w:sz w:val="24"/>
        </w:rPr>
      </w:pPr>
      <w:r>
        <w:rPr>
          <w:sz w:val="24"/>
        </w:rPr>
        <w:t>Any PHI that Business Associate destroys shall be destroyed in</w:t>
      </w:r>
      <w:r>
        <w:rPr>
          <w:spacing w:val="40"/>
          <w:sz w:val="24"/>
        </w:rPr>
        <w:t xml:space="preserve"> </w:t>
      </w:r>
      <w:r>
        <w:rPr>
          <w:sz w:val="24"/>
        </w:rPr>
        <w:t>accordance with HIPAA.</w:t>
      </w:r>
    </w:p>
    <w:p w14:paraId="7BA72A34" w14:textId="306972D4" w:rsidR="00BC68BC" w:rsidRDefault="00BC68BC">
      <w:pPr>
        <w:pStyle w:val="BodyText"/>
        <w:spacing w:before="1"/>
        <w:rPr>
          <w:rFonts w:ascii="Times New Roman"/>
          <w:sz w:val="24"/>
        </w:rPr>
      </w:pPr>
    </w:p>
    <w:p w14:paraId="570B1A47" w14:textId="5D532F84" w:rsidR="00BC68BC" w:rsidRDefault="00CC6B60">
      <w:pPr>
        <w:pStyle w:val="Heading1"/>
        <w:numPr>
          <w:ilvl w:val="0"/>
          <w:numId w:val="2"/>
        </w:numPr>
        <w:tabs>
          <w:tab w:val="left" w:pos="860"/>
          <w:tab w:val="left" w:pos="861"/>
        </w:tabs>
        <w:ind w:hanging="721"/>
        <w:jc w:val="left"/>
      </w:pPr>
      <w:r>
        <w:rPr>
          <w:spacing w:val="-2"/>
        </w:rPr>
        <w:t>MISCELLANEOUS.</w:t>
      </w:r>
    </w:p>
    <w:p w14:paraId="5FFC0CB4" w14:textId="638B9E1D" w:rsidR="00BC68BC" w:rsidRDefault="00BC68BC">
      <w:pPr>
        <w:pStyle w:val="BodyText"/>
        <w:rPr>
          <w:rFonts w:ascii="Times New Roman"/>
          <w:b/>
          <w:sz w:val="24"/>
        </w:rPr>
      </w:pPr>
    </w:p>
    <w:p w14:paraId="63803958" w14:textId="2FA90378" w:rsidR="00BC68BC" w:rsidRDefault="00CC6B60">
      <w:pPr>
        <w:pStyle w:val="ListParagraph"/>
        <w:numPr>
          <w:ilvl w:val="1"/>
          <w:numId w:val="2"/>
        </w:numPr>
        <w:tabs>
          <w:tab w:val="left" w:pos="1581"/>
        </w:tabs>
        <w:ind w:right="258" w:firstLine="719"/>
        <w:jc w:val="both"/>
        <w:rPr>
          <w:sz w:val="24"/>
        </w:rPr>
      </w:pPr>
      <w:r>
        <w:rPr>
          <w:sz w:val="24"/>
          <w:u w:val="single"/>
        </w:rPr>
        <w:t>Regulatory References</w:t>
      </w:r>
      <w:r>
        <w:rPr>
          <w:sz w:val="24"/>
        </w:rPr>
        <w:t>.</w:t>
      </w:r>
      <w:r>
        <w:rPr>
          <w:spacing w:val="80"/>
          <w:sz w:val="24"/>
        </w:rPr>
        <w:t xml:space="preserve"> </w:t>
      </w:r>
      <w:r>
        <w:rPr>
          <w:sz w:val="24"/>
        </w:rPr>
        <w:t>A reference in this BAA to a section in HIPAA means</w:t>
      </w:r>
      <w:r>
        <w:rPr>
          <w:spacing w:val="40"/>
          <w:sz w:val="24"/>
        </w:rPr>
        <w:t xml:space="preserve"> </w:t>
      </w:r>
      <w:r>
        <w:rPr>
          <w:sz w:val="24"/>
        </w:rPr>
        <w:t>the section as in effect or as amended at the time this BAA is executed or amended.</w:t>
      </w:r>
    </w:p>
    <w:p w14:paraId="4924CAA5" w14:textId="09435CCE" w:rsidR="00BC68BC" w:rsidRDefault="00BC68BC">
      <w:pPr>
        <w:pStyle w:val="BodyText"/>
        <w:rPr>
          <w:rFonts w:ascii="Times New Roman"/>
          <w:sz w:val="24"/>
        </w:rPr>
      </w:pPr>
    </w:p>
    <w:p w14:paraId="237F0871" w14:textId="54F10ACF" w:rsidR="00BC68BC" w:rsidRDefault="00CC6B60">
      <w:pPr>
        <w:pStyle w:val="ListParagraph"/>
        <w:numPr>
          <w:ilvl w:val="1"/>
          <w:numId w:val="2"/>
        </w:numPr>
        <w:tabs>
          <w:tab w:val="left" w:pos="1581"/>
        </w:tabs>
        <w:ind w:right="259" w:firstLine="719"/>
        <w:jc w:val="both"/>
        <w:rPr>
          <w:sz w:val="24"/>
        </w:rPr>
      </w:pPr>
      <w:r>
        <w:rPr>
          <w:sz w:val="24"/>
          <w:u w:val="single"/>
        </w:rPr>
        <w:t>Amendment;</w:t>
      </w:r>
      <w:r>
        <w:rPr>
          <w:spacing w:val="-1"/>
          <w:sz w:val="24"/>
          <w:u w:val="single"/>
        </w:rPr>
        <w:t xml:space="preserve"> </w:t>
      </w:r>
      <w:r>
        <w:rPr>
          <w:sz w:val="24"/>
          <w:u w:val="single"/>
        </w:rPr>
        <w:t>No</w:t>
      </w:r>
      <w:r>
        <w:rPr>
          <w:spacing w:val="-2"/>
          <w:sz w:val="24"/>
          <w:u w:val="single"/>
        </w:rPr>
        <w:t xml:space="preserve"> </w:t>
      </w:r>
      <w:r>
        <w:rPr>
          <w:sz w:val="24"/>
          <w:u w:val="single"/>
        </w:rPr>
        <w:t>Waiver</w:t>
      </w:r>
      <w:r>
        <w:rPr>
          <w:sz w:val="24"/>
        </w:rPr>
        <w:t>.</w:t>
      </w:r>
      <w:r>
        <w:rPr>
          <w:spacing w:val="40"/>
          <w:sz w:val="24"/>
        </w:rPr>
        <w:t xml:space="preserve"> </w:t>
      </w:r>
      <w:r>
        <w:rPr>
          <w:sz w:val="24"/>
        </w:rPr>
        <w:t>Upon</w:t>
      </w:r>
      <w:r>
        <w:rPr>
          <w:spacing w:val="-2"/>
          <w:sz w:val="24"/>
        </w:rPr>
        <w:t xml:space="preserve"> </w:t>
      </w:r>
      <w:r>
        <w:rPr>
          <w:sz w:val="24"/>
        </w:rPr>
        <w:t>the effective</w:t>
      </w:r>
      <w:r>
        <w:rPr>
          <w:spacing w:val="-2"/>
          <w:sz w:val="24"/>
        </w:rPr>
        <w:t xml:space="preserve"> </w:t>
      </w:r>
      <w:r>
        <w:rPr>
          <w:sz w:val="24"/>
        </w:rPr>
        <w:t>date of</w:t>
      </w:r>
      <w:r>
        <w:rPr>
          <w:spacing w:val="-2"/>
          <w:sz w:val="24"/>
        </w:rPr>
        <w:t xml:space="preserve"> </w:t>
      </w:r>
      <w:r>
        <w:rPr>
          <w:sz w:val="24"/>
        </w:rPr>
        <w:t>any federal</w:t>
      </w:r>
      <w:r>
        <w:rPr>
          <w:spacing w:val="-1"/>
          <w:sz w:val="24"/>
        </w:rPr>
        <w:t xml:space="preserve"> </w:t>
      </w:r>
      <w:r>
        <w:rPr>
          <w:sz w:val="24"/>
        </w:rPr>
        <w:t>statute amending or expanding HIPAA, any guidance or temporary, interim final or final regulations promulgated under HIPAA, or under any federal statute amending or expanding HIPAA (collectively, the</w:t>
      </w:r>
      <w:r w:rsidR="003064C3">
        <w:rPr>
          <w:sz w:val="24"/>
        </w:rPr>
        <w:t xml:space="preserve"> </w:t>
      </w:r>
      <w:r>
        <w:rPr>
          <w:sz w:val="24"/>
        </w:rPr>
        <w:t>“HIPAA</w:t>
      </w:r>
      <w:r>
        <w:rPr>
          <w:spacing w:val="40"/>
          <w:sz w:val="24"/>
        </w:rPr>
        <w:t xml:space="preserve"> </w:t>
      </w:r>
      <w:r>
        <w:rPr>
          <w:sz w:val="24"/>
        </w:rPr>
        <w:t>Regulations”)</w:t>
      </w:r>
      <w:r>
        <w:rPr>
          <w:spacing w:val="56"/>
          <w:sz w:val="24"/>
        </w:rPr>
        <w:t xml:space="preserve"> </w:t>
      </w:r>
      <w:r>
        <w:rPr>
          <w:sz w:val="24"/>
        </w:rPr>
        <w:t>that</w:t>
      </w:r>
      <w:r>
        <w:rPr>
          <w:spacing w:val="54"/>
          <w:sz w:val="24"/>
        </w:rPr>
        <w:t xml:space="preserve"> </w:t>
      </w:r>
      <w:r>
        <w:rPr>
          <w:sz w:val="24"/>
        </w:rPr>
        <w:t>are</w:t>
      </w:r>
      <w:r>
        <w:rPr>
          <w:spacing w:val="55"/>
          <w:sz w:val="24"/>
        </w:rPr>
        <w:t xml:space="preserve"> </w:t>
      </w:r>
      <w:r>
        <w:rPr>
          <w:sz w:val="24"/>
        </w:rPr>
        <w:t>applicable</w:t>
      </w:r>
      <w:r>
        <w:rPr>
          <w:spacing w:val="56"/>
          <w:sz w:val="24"/>
        </w:rPr>
        <w:t xml:space="preserve"> </w:t>
      </w:r>
      <w:r>
        <w:rPr>
          <w:sz w:val="24"/>
        </w:rPr>
        <w:t>to</w:t>
      </w:r>
      <w:r>
        <w:rPr>
          <w:spacing w:val="54"/>
          <w:sz w:val="24"/>
        </w:rPr>
        <w:t xml:space="preserve"> </w:t>
      </w:r>
      <w:r>
        <w:rPr>
          <w:sz w:val="24"/>
        </w:rPr>
        <w:t>this</w:t>
      </w:r>
      <w:r>
        <w:rPr>
          <w:spacing w:val="59"/>
          <w:sz w:val="24"/>
        </w:rPr>
        <w:t xml:space="preserve"> </w:t>
      </w:r>
      <w:r>
        <w:rPr>
          <w:sz w:val="24"/>
        </w:rPr>
        <w:t>BAA</w:t>
      </w:r>
      <w:r>
        <w:rPr>
          <w:spacing w:val="40"/>
          <w:sz w:val="24"/>
        </w:rPr>
        <w:t xml:space="preserve"> </w:t>
      </w:r>
      <w:r>
        <w:rPr>
          <w:sz w:val="24"/>
        </w:rPr>
        <w:t>or</w:t>
      </w:r>
      <w:r>
        <w:rPr>
          <w:spacing w:val="40"/>
          <w:sz w:val="24"/>
        </w:rPr>
        <w:t xml:space="preserve"> </w:t>
      </w:r>
      <w:r>
        <w:rPr>
          <w:sz w:val="24"/>
        </w:rPr>
        <w:t>any</w:t>
      </w:r>
      <w:r>
        <w:rPr>
          <w:spacing w:val="56"/>
          <w:sz w:val="24"/>
        </w:rPr>
        <w:t xml:space="preserve"> </w:t>
      </w:r>
      <w:r>
        <w:rPr>
          <w:sz w:val="24"/>
        </w:rPr>
        <w:t>amendments</w:t>
      </w:r>
      <w:r>
        <w:rPr>
          <w:spacing w:val="54"/>
          <w:sz w:val="24"/>
        </w:rPr>
        <w:t xml:space="preserve"> </w:t>
      </w:r>
      <w:r>
        <w:rPr>
          <w:sz w:val="24"/>
        </w:rPr>
        <w:t>to</w:t>
      </w:r>
      <w:r>
        <w:rPr>
          <w:spacing w:val="54"/>
          <w:sz w:val="24"/>
        </w:rPr>
        <w:t xml:space="preserve"> </w:t>
      </w:r>
      <w:r>
        <w:rPr>
          <w:sz w:val="24"/>
        </w:rPr>
        <w:t>the</w:t>
      </w:r>
      <w:r>
        <w:rPr>
          <w:spacing w:val="40"/>
          <w:sz w:val="24"/>
        </w:rPr>
        <w:t xml:space="preserve"> </w:t>
      </w:r>
      <w:r>
        <w:rPr>
          <w:sz w:val="24"/>
        </w:rPr>
        <w:t>HIPAA</w:t>
      </w:r>
    </w:p>
    <w:p w14:paraId="60BE4AFE" w14:textId="1EA08921" w:rsidR="00BC68BC" w:rsidRDefault="00CC6B60" w:rsidP="00E51C16">
      <w:pPr>
        <w:spacing w:before="79"/>
        <w:ind w:right="256"/>
        <w:jc w:val="both"/>
        <w:rPr>
          <w:rFonts w:ascii="Times New Roman"/>
          <w:sz w:val="24"/>
        </w:rPr>
      </w:pPr>
      <w:r>
        <w:rPr>
          <w:rFonts w:ascii="Times New Roman"/>
          <w:sz w:val="24"/>
        </w:rPr>
        <w:t>Regulations, this BAA shall be automatically amended, such that the obligations imposed on Covered Entity and Business Associate shall remain in compliance with such requirements, unless the parties agree by mutual consent.</w:t>
      </w:r>
      <w:r>
        <w:rPr>
          <w:rFonts w:ascii="Times New Roman"/>
          <w:spacing w:val="74"/>
          <w:sz w:val="24"/>
        </w:rPr>
        <w:t xml:space="preserve"> </w:t>
      </w:r>
      <w:r>
        <w:rPr>
          <w:rFonts w:ascii="Times New Roman"/>
          <w:sz w:val="24"/>
        </w:rPr>
        <w:t>The parties agree to take such action as is necessary to expressly reflect such automatic amendments in this BAA from time to time.</w:t>
      </w:r>
      <w:r>
        <w:rPr>
          <w:rFonts w:ascii="Times New Roman"/>
          <w:spacing w:val="40"/>
          <w:sz w:val="24"/>
        </w:rPr>
        <w:t xml:space="preserve"> </w:t>
      </w:r>
      <w:r>
        <w:rPr>
          <w:rFonts w:ascii="Times New Roman"/>
          <w:sz w:val="24"/>
        </w:rPr>
        <w:t>Except as provided otherwise in this paragraph (B), no waiver, change, modification, or amendment of any provision of this BAA shall be made unless it is in writing and is signed by the parties hereto. The</w:t>
      </w:r>
      <w:r>
        <w:rPr>
          <w:rFonts w:ascii="Times New Roman"/>
          <w:spacing w:val="-4"/>
          <w:sz w:val="24"/>
        </w:rPr>
        <w:t xml:space="preserve"> </w:t>
      </w:r>
      <w:r>
        <w:rPr>
          <w:rFonts w:ascii="Times New Roman"/>
          <w:sz w:val="24"/>
        </w:rPr>
        <w:t>failure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either</w:t>
      </w:r>
      <w:r>
        <w:rPr>
          <w:rFonts w:ascii="Times New Roman"/>
          <w:spacing w:val="-2"/>
          <w:sz w:val="24"/>
        </w:rPr>
        <w:t xml:space="preserve"> </w:t>
      </w:r>
      <w:r>
        <w:rPr>
          <w:rFonts w:ascii="Times New Roman"/>
          <w:sz w:val="24"/>
        </w:rPr>
        <w:t>party</w:t>
      </w:r>
      <w:r>
        <w:rPr>
          <w:rFonts w:ascii="Times New Roman"/>
          <w:spacing w:val="-2"/>
          <w:sz w:val="24"/>
        </w:rPr>
        <w:t xml:space="preserve"> </w:t>
      </w:r>
      <w:r>
        <w:rPr>
          <w:rFonts w:ascii="Times New Roman"/>
          <w:sz w:val="24"/>
        </w:rPr>
        <w:t>at</w:t>
      </w:r>
      <w:r>
        <w:rPr>
          <w:rFonts w:ascii="Times New Roman"/>
          <w:spacing w:val="-2"/>
          <w:sz w:val="24"/>
        </w:rPr>
        <w:t xml:space="preserve"> </w:t>
      </w:r>
      <w:r>
        <w:rPr>
          <w:rFonts w:ascii="Times New Roman"/>
          <w:sz w:val="24"/>
        </w:rPr>
        <w:t>any</w:t>
      </w:r>
      <w:r>
        <w:rPr>
          <w:rFonts w:ascii="Times New Roman"/>
          <w:spacing w:val="-2"/>
          <w:sz w:val="24"/>
        </w:rPr>
        <w:t xml:space="preserve"> </w:t>
      </w:r>
      <w:r>
        <w:rPr>
          <w:rFonts w:ascii="Times New Roman"/>
          <w:sz w:val="24"/>
        </w:rPr>
        <w:t>time</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insist</w:t>
      </w:r>
      <w:r>
        <w:rPr>
          <w:rFonts w:ascii="Times New Roman"/>
          <w:spacing w:val="-2"/>
          <w:sz w:val="24"/>
        </w:rPr>
        <w:t xml:space="preserve"> </w:t>
      </w:r>
      <w:r>
        <w:rPr>
          <w:rFonts w:ascii="Times New Roman"/>
          <w:sz w:val="24"/>
        </w:rPr>
        <w:t>upon</w:t>
      </w:r>
      <w:r>
        <w:rPr>
          <w:rFonts w:ascii="Times New Roman"/>
          <w:spacing w:val="-2"/>
          <w:sz w:val="24"/>
        </w:rPr>
        <w:t xml:space="preserve"> </w:t>
      </w:r>
      <w:r>
        <w:rPr>
          <w:rFonts w:ascii="Times New Roman"/>
          <w:sz w:val="24"/>
        </w:rPr>
        <w:t>strict</w:t>
      </w:r>
      <w:r>
        <w:rPr>
          <w:rFonts w:ascii="Times New Roman"/>
          <w:spacing w:val="-3"/>
          <w:sz w:val="24"/>
        </w:rPr>
        <w:t xml:space="preserve"> </w:t>
      </w:r>
      <w:r>
        <w:rPr>
          <w:rFonts w:ascii="Times New Roman"/>
          <w:sz w:val="24"/>
        </w:rPr>
        <w:t>performance</w:t>
      </w:r>
      <w:r>
        <w:rPr>
          <w:rFonts w:ascii="Times New Roman"/>
          <w:spacing w:val="-4"/>
          <w:sz w:val="24"/>
        </w:rPr>
        <w:t xml:space="preserve"> </w:t>
      </w:r>
      <w:r>
        <w:rPr>
          <w:rFonts w:ascii="Times New Roman"/>
          <w:sz w:val="24"/>
        </w:rPr>
        <w:t>of</w:t>
      </w:r>
      <w:r>
        <w:rPr>
          <w:rFonts w:ascii="Times New Roman"/>
          <w:spacing w:val="-2"/>
          <w:sz w:val="24"/>
        </w:rPr>
        <w:t xml:space="preserve"> </w:t>
      </w:r>
      <w:r>
        <w:rPr>
          <w:rFonts w:ascii="Times New Roman"/>
          <w:sz w:val="24"/>
        </w:rPr>
        <w:t>any</w:t>
      </w:r>
      <w:r>
        <w:rPr>
          <w:rFonts w:ascii="Times New Roman"/>
          <w:spacing w:val="-3"/>
          <w:sz w:val="24"/>
        </w:rPr>
        <w:t xml:space="preserve"> </w:t>
      </w:r>
      <w:r>
        <w:rPr>
          <w:rFonts w:ascii="Times New Roman"/>
          <w:sz w:val="24"/>
        </w:rPr>
        <w:t>condition,</w:t>
      </w:r>
      <w:r>
        <w:rPr>
          <w:rFonts w:ascii="Times New Roman"/>
          <w:spacing w:val="-3"/>
          <w:sz w:val="24"/>
        </w:rPr>
        <w:t xml:space="preserve"> </w:t>
      </w:r>
      <w:r>
        <w:rPr>
          <w:rFonts w:ascii="Times New Roman"/>
          <w:sz w:val="24"/>
        </w:rPr>
        <w:t>promise, agreement, or understanding set forth herein shall not be construed as a</w:t>
      </w:r>
      <w:r>
        <w:rPr>
          <w:rFonts w:ascii="Times New Roman"/>
          <w:spacing w:val="-1"/>
          <w:sz w:val="24"/>
        </w:rPr>
        <w:t xml:space="preserve"> </w:t>
      </w:r>
      <w:r>
        <w:rPr>
          <w:rFonts w:ascii="Times New Roman"/>
          <w:sz w:val="24"/>
        </w:rPr>
        <w:t>waiver</w:t>
      </w:r>
      <w:r>
        <w:rPr>
          <w:rFonts w:ascii="Times New Roman"/>
          <w:spacing w:val="-2"/>
          <w:sz w:val="24"/>
        </w:rPr>
        <w:t xml:space="preserve"> </w:t>
      </w:r>
      <w:r>
        <w:rPr>
          <w:rFonts w:ascii="Times New Roman"/>
          <w:sz w:val="24"/>
        </w:rPr>
        <w:t>or relinquishment of the right to insist upon strict performance of the same condition, promise, agreement, or understanding at a future time</w:t>
      </w:r>
      <w:r w:rsidR="00E51C16">
        <w:rPr>
          <w:rFonts w:ascii="Times New Roman"/>
          <w:sz w:val="24"/>
        </w:rPr>
        <w:t>.</w:t>
      </w:r>
    </w:p>
    <w:p w14:paraId="25C66EAE" w14:textId="77777777" w:rsidR="00CE427F" w:rsidRDefault="00CE427F" w:rsidP="00E51C16">
      <w:pPr>
        <w:spacing w:before="79"/>
        <w:ind w:right="256"/>
        <w:jc w:val="both"/>
        <w:rPr>
          <w:rFonts w:ascii="Times New Roman"/>
          <w:sz w:val="24"/>
        </w:rPr>
      </w:pPr>
    </w:p>
    <w:p w14:paraId="7F4FE9EE" w14:textId="05AE8FDD" w:rsidR="00BC68BC" w:rsidRDefault="00CC6B60">
      <w:pPr>
        <w:pStyle w:val="ListParagraph"/>
        <w:numPr>
          <w:ilvl w:val="1"/>
          <w:numId w:val="2"/>
        </w:numPr>
        <w:tabs>
          <w:tab w:val="left" w:pos="1581"/>
        </w:tabs>
        <w:ind w:right="259" w:firstLine="719"/>
        <w:jc w:val="both"/>
        <w:rPr>
          <w:sz w:val="24"/>
        </w:rPr>
      </w:pPr>
      <w:r>
        <w:rPr>
          <w:sz w:val="24"/>
          <w:u w:val="single"/>
        </w:rPr>
        <w:t>Survival</w:t>
      </w:r>
      <w:r>
        <w:rPr>
          <w:sz w:val="24"/>
        </w:rPr>
        <w:t>.</w:t>
      </w:r>
      <w:r>
        <w:rPr>
          <w:spacing w:val="40"/>
          <w:sz w:val="24"/>
        </w:rPr>
        <w:t xml:space="preserve"> </w:t>
      </w:r>
      <w:proofErr w:type="gramStart"/>
      <w:r>
        <w:rPr>
          <w:sz w:val="24"/>
        </w:rPr>
        <w:t>All of</w:t>
      </w:r>
      <w:proofErr w:type="gramEnd"/>
      <w:r>
        <w:rPr>
          <w:sz w:val="24"/>
        </w:rPr>
        <w:t xml:space="preserve"> the respective rights and obligations of Business Associate under </w:t>
      </w:r>
      <w:r>
        <w:rPr>
          <w:sz w:val="24"/>
        </w:rPr>
        <w:lastRenderedPageBreak/>
        <w:t>Section V.I. (Documentation) and Section VII.C. (Effect of Termination) of this BAA shall survive the termination of this BAA.</w:t>
      </w:r>
    </w:p>
    <w:p w14:paraId="37CE52BC" w14:textId="77777777" w:rsidR="00BC68BC" w:rsidRDefault="00BC68BC">
      <w:pPr>
        <w:pStyle w:val="BodyText"/>
        <w:spacing w:before="1"/>
        <w:rPr>
          <w:rFonts w:ascii="Times New Roman"/>
          <w:sz w:val="24"/>
        </w:rPr>
      </w:pPr>
    </w:p>
    <w:p w14:paraId="0148D922" w14:textId="7F39F135" w:rsidR="00BC68BC" w:rsidRDefault="00CC6B60">
      <w:pPr>
        <w:pStyle w:val="ListParagraph"/>
        <w:numPr>
          <w:ilvl w:val="1"/>
          <w:numId w:val="2"/>
        </w:numPr>
        <w:tabs>
          <w:tab w:val="left" w:pos="1581"/>
        </w:tabs>
        <w:ind w:right="255" w:firstLine="719"/>
        <w:jc w:val="both"/>
        <w:rPr>
          <w:sz w:val="24"/>
        </w:rPr>
      </w:pPr>
      <w:r>
        <w:rPr>
          <w:sz w:val="24"/>
          <w:u w:val="single"/>
        </w:rPr>
        <w:t>Interpretation</w:t>
      </w:r>
      <w:r>
        <w:rPr>
          <w:sz w:val="24"/>
        </w:rPr>
        <w:t>.</w:t>
      </w:r>
      <w:r>
        <w:rPr>
          <w:spacing w:val="80"/>
          <w:sz w:val="24"/>
        </w:rPr>
        <w:t xml:space="preserve"> </w:t>
      </w:r>
      <w:r>
        <w:rPr>
          <w:sz w:val="24"/>
        </w:rPr>
        <w:t>Any ambiguity in this BAA shall be resolved in favor of a meaning</w:t>
      </w:r>
      <w:r>
        <w:rPr>
          <w:spacing w:val="-1"/>
          <w:sz w:val="24"/>
        </w:rPr>
        <w:t xml:space="preserve"> </w:t>
      </w:r>
      <w:r>
        <w:rPr>
          <w:sz w:val="24"/>
        </w:rPr>
        <w:t>that</w:t>
      </w:r>
      <w:r>
        <w:rPr>
          <w:spacing w:val="-1"/>
          <w:sz w:val="24"/>
        </w:rPr>
        <w:t xml:space="preserve"> </w:t>
      </w:r>
      <w:r>
        <w:rPr>
          <w:sz w:val="24"/>
        </w:rPr>
        <w:t>permits</w:t>
      </w:r>
      <w:r>
        <w:rPr>
          <w:spacing w:val="-1"/>
          <w:sz w:val="24"/>
        </w:rPr>
        <w:t xml:space="preserve"> </w:t>
      </w:r>
      <w:r>
        <w:rPr>
          <w:sz w:val="24"/>
        </w:rPr>
        <w:t>compliance</w:t>
      </w:r>
      <w:r>
        <w:rPr>
          <w:spacing w:val="-2"/>
          <w:sz w:val="24"/>
        </w:rPr>
        <w:t xml:space="preserve"> </w:t>
      </w:r>
      <w:r>
        <w:rPr>
          <w:sz w:val="24"/>
        </w:rPr>
        <w:t>with</w:t>
      </w:r>
      <w:r>
        <w:rPr>
          <w:spacing w:val="-1"/>
          <w:sz w:val="24"/>
        </w:rPr>
        <w:t xml:space="preserve"> </w:t>
      </w:r>
      <w:r>
        <w:rPr>
          <w:sz w:val="24"/>
        </w:rPr>
        <w:t>HIPAA.</w:t>
      </w:r>
      <w:r>
        <w:rPr>
          <w:spacing w:val="40"/>
          <w:sz w:val="24"/>
        </w:rPr>
        <w:t xml:space="preserve"> </w:t>
      </w:r>
      <w:r>
        <w:rPr>
          <w:sz w:val="24"/>
        </w:rPr>
        <w:t>The</w:t>
      </w:r>
      <w:r>
        <w:rPr>
          <w:spacing w:val="-3"/>
          <w:sz w:val="24"/>
        </w:rPr>
        <w:t xml:space="preserve"> </w:t>
      </w:r>
      <w:r>
        <w:rPr>
          <w:sz w:val="24"/>
        </w:rPr>
        <w:t>titles</w:t>
      </w:r>
      <w:r>
        <w:rPr>
          <w:spacing w:val="-1"/>
          <w:sz w:val="24"/>
        </w:rPr>
        <w:t xml:space="preserve"> </w:t>
      </w:r>
      <w:r>
        <w:rPr>
          <w:sz w:val="24"/>
        </w:rPr>
        <w:t>and</w:t>
      </w:r>
      <w:r>
        <w:rPr>
          <w:spacing w:val="-1"/>
          <w:sz w:val="24"/>
        </w:rPr>
        <w:t xml:space="preserve"> </w:t>
      </w:r>
      <w:r>
        <w:rPr>
          <w:sz w:val="24"/>
        </w:rPr>
        <w:t>headings</w:t>
      </w:r>
      <w:r>
        <w:rPr>
          <w:spacing w:val="-1"/>
          <w:sz w:val="24"/>
        </w:rPr>
        <w:t xml:space="preserve"> </w:t>
      </w:r>
      <w:r>
        <w:rPr>
          <w:sz w:val="24"/>
        </w:rPr>
        <w:t>set</w:t>
      </w:r>
      <w:r>
        <w:rPr>
          <w:spacing w:val="-1"/>
          <w:sz w:val="24"/>
        </w:rPr>
        <w:t xml:space="preserve"> </w:t>
      </w:r>
      <w:r>
        <w:rPr>
          <w:sz w:val="24"/>
        </w:rPr>
        <w:t>forth</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beginning of each section hereof are inserted for convenience of reference only and shall in no way be construed as a part of this BAA or as a limitation on the scope of the particular provision to which it refers.</w:t>
      </w:r>
      <w:r>
        <w:rPr>
          <w:spacing w:val="40"/>
          <w:sz w:val="24"/>
        </w:rPr>
        <w:t xml:space="preserve"> </w:t>
      </w:r>
      <w:r>
        <w:rPr>
          <w:sz w:val="24"/>
        </w:rPr>
        <w:t>In the event of an inconsistency between the provisions of this BAA and the mandatory terms of HIPAA, as may be expressly amended from time-to-time by the Secretary,</w:t>
      </w:r>
      <w:r>
        <w:rPr>
          <w:spacing w:val="40"/>
          <w:sz w:val="24"/>
        </w:rPr>
        <w:t xml:space="preserve"> </w:t>
      </w:r>
      <w:r>
        <w:rPr>
          <w:sz w:val="24"/>
        </w:rPr>
        <w:t>or as a result of interpretations by the Secretary, a court, or another regulatory agency with authority over the parties, the interpretation of the Secretary, such court, or regulatory agency shall prevail.</w:t>
      </w:r>
    </w:p>
    <w:p w14:paraId="62BE90DE" w14:textId="77777777" w:rsidR="00BC68BC" w:rsidRDefault="00BC68BC">
      <w:pPr>
        <w:pStyle w:val="BodyText"/>
        <w:spacing w:before="1"/>
        <w:rPr>
          <w:rFonts w:ascii="Times New Roman"/>
          <w:sz w:val="24"/>
        </w:rPr>
      </w:pPr>
    </w:p>
    <w:p w14:paraId="43C8723C" w14:textId="33CFEAF9" w:rsidR="00BC68BC" w:rsidRDefault="00CC6B60">
      <w:pPr>
        <w:pStyle w:val="ListParagraph"/>
        <w:numPr>
          <w:ilvl w:val="1"/>
          <w:numId w:val="2"/>
        </w:numPr>
        <w:tabs>
          <w:tab w:val="left" w:pos="1581"/>
        </w:tabs>
        <w:ind w:right="257" w:firstLine="719"/>
        <w:jc w:val="both"/>
        <w:rPr>
          <w:sz w:val="24"/>
        </w:rPr>
      </w:pPr>
      <w:r>
        <w:rPr>
          <w:sz w:val="24"/>
          <w:u w:val="single"/>
        </w:rPr>
        <w:t>Entire Agreement</w:t>
      </w:r>
      <w:r>
        <w:rPr>
          <w:sz w:val="24"/>
        </w:rPr>
        <w:t>.</w:t>
      </w:r>
      <w:r>
        <w:rPr>
          <w:spacing w:val="40"/>
          <w:sz w:val="24"/>
        </w:rPr>
        <w:t xml:space="preserve"> </w:t>
      </w:r>
      <w:r>
        <w:rPr>
          <w:sz w:val="24"/>
        </w:rPr>
        <w:t>This BAA sets forth the entire understanding between the parties regarding the subject matter hereof and supersedes any previous or contemporaneous understandings, commitments, representations, warranties, or agreements, written or oral, regarding the subject matter hereof.</w:t>
      </w:r>
      <w:r>
        <w:rPr>
          <w:spacing w:val="40"/>
          <w:sz w:val="24"/>
        </w:rPr>
        <w:t xml:space="preserve"> </w:t>
      </w:r>
      <w:r>
        <w:rPr>
          <w:sz w:val="24"/>
        </w:rPr>
        <w:t xml:space="preserve">No representations, agreements, or understandings of any kind, either written or oral, except as set forth or incorporated by reference into this BAA, have been relied upon in </w:t>
      </w:r>
      <w:proofErr w:type="gramStart"/>
      <w:r>
        <w:rPr>
          <w:sz w:val="24"/>
        </w:rPr>
        <w:t>entering into</w:t>
      </w:r>
      <w:proofErr w:type="gramEnd"/>
      <w:r>
        <w:rPr>
          <w:sz w:val="24"/>
        </w:rPr>
        <w:t xml:space="preserve"> this BAA, nor shall any such representations, agreements, or understandings be binding upon the parties unless expressly contained herein or therein.</w:t>
      </w:r>
    </w:p>
    <w:p w14:paraId="7BD34814" w14:textId="7242ADBA" w:rsidR="00BC68BC" w:rsidRDefault="00BC68BC">
      <w:pPr>
        <w:pStyle w:val="BodyText"/>
        <w:spacing w:before="10"/>
        <w:rPr>
          <w:rFonts w:ascii="Times New Roman"/>
          <w:sz w:val="20"/>
        </w:rPr>
      </w:pPr>
    </w:p>
    <w:p w14:paraId="738110C3" w14:textId="2FC9FA87" w:rsidR="00BC68BC" w:rsidRDefault="00CC6B60">
      <w:pPr>
        <w:pStyle w:val="ListParagraph"/>
        <w:numPr>
          <w:ilvl w:val="1"/>
          <w:numId w:val="2"/>
        </w:numPr>
        <w:tabs>
          <w:tab w:val="left" w:pos="1581"/>
        </w:tabs>
        <w:ind w:right="257" w:firstLine="719"/>
        <w:jc w:val="both"/>
        <w:rPr>
          <w:sz w:val="24"/>
        </w:rPr>
      </w:pPr>
      <w:r>
        <w:rPr>
          <w:sz w:val="24"/>
          <w:u w:val="single"/>
        </w:rPr>
        <w:t>Relationship of Parties</w:t>
      </w:r>
      <w:r>
        <w:rPr>
          <w:sz w:val="24"/>
        </w:rPr>
        <w:t>.</w:t>
      </w:r>
      <w:r>
        <w:rPr>
          <w:spacing w:val="40"/>
          <w:sz w:val="24"/>
        </w:rPr>
        <w:t xml:space="preserve"> </w:t>
      </w:r>
      <w:r>
        <w:rPr>
          <w:sz w:val="24"/>
        </w:rPr>
        <w:t xml:space="preserve">The parties to this BAA are independent contractors. None of the provisions of this BAA are intended to create, nor shall they be interpreted or construed to </w:t>
      </w:r>
      <w:proofErr w:type="gramStart"/>
      <w:r>
        <w:rPr>
          <w:sz w:val="24"/>
        </w:rPr>
        <w:t>create,</w:t>
      </w:r>
      <w:proofErr w:type="gramEnd"/>
      <w:r>
        <w:rPr>
          <w:sz w:val="24"/>
        </w:rPr>
        <w:t xml:space="preserve"> any relationship between Covered Entity and Business Associate other than that</w:t>
      </w:r>
      <w:r>
        <w:rPr>
          <w:spacing w:val="-1"/>
          <w:sz w:val="24"/>
        </w:rPr>
        <w:t xml:space="preserve"> </w:t>
      </w:r>
      <w:r>
        <w:rPr>
          <w:sz w:val="24"/>
        </w:rPr>
        <w:t>of</w:t>
      </w:r>
      <w:r>
        <w:rPr>
          <w:spacing w:val="-2"/>
          <w:sz w:val="24"/>
        </w:rPr>
        <w:t xml:space="preserve"> </w:t>
      </w:r>
      <w:r>
        <w:rPr>
          <w:sz w:val="24"/>
        </w:rPr>
        <w:t>independent</w:t>
      </w:r>
      <w:r>
        <w:rPr>
          <w:spacing w:val="-1"/>
          <w:sz w:val="24"/>
        </w:rPr>
        <w:t xml:space="preserve"> </w:t>
      </w:r>
      <w:r>
        <w:rPr>
          <w:sz w:val="24"/>
        </w:rPr>
        <w:t>contractors.</w:t>
      </w:r>
      <w:r>
        <w:rPr>
          <w:spacing w:val="40"/>
          <w:sz w:val="24"/>
        </w:rPr>
        <w:t xml:space="preserve"> </w:t>
      </w:r>
      <w:r>
        <w:rPr>
          <w:sz w:val="24"/>
        </w:rPr>
        <w:t>Except</w:t>
      </w:r>
      <w:r>
        <w:rPr>
          <w:spacing w:val="-1"/>
          <w:sz w:val="24"/>
        </w:rPr>
        <w:t xml:space="preserve"> </w:t>
      </w:r>
      <w:r>
        <w:rPr>
          <w:sz w:val="24"/>
        </w:rPr>
        <w:t>as</w:t>
      </w:r>
      <w:r>
        <w:rPr>
          <w:spacing w:val="-1"/>
          <w:sz w:val="24"/>
        </w:rPr>
        <w:t xml:space="preserve"> </w:t>
      </w:r>
      <w:r>
        <w:rPr>
          <w:sz w:val="24"/>
        </w:rPr>
        <w:t>otherwise</w:t>
      </w:r>
      <w:r>
        <w:rPr>
          <w:spacing w:val="-2"/>
          <w:sz w:val="24"/>
        </w:rPr>
        <w:t xml:space="preserve"> </w:t>
      </w:r>
      <w:r>
        <w:rPr>
          <w:sz w:val="24"/>
        </w:rPr>
        <w:t>expressly</w:t>
      </w:r>
      <w:r>
        <w:rPr>
          <w:spacing w:val="-1"/>
          <w:sz w:val="24"/>
        </w:rPr>
        <w:t xml:space="preserve"> </w:t>
      </w:r>
      <w:r>
        <w:rPr>
          <w:sz w:val="24"/>
        </w:rPr>
        <w:t>set</w:t>
      </w:r>
      <w:r>
        <w:rPr>
          <w:spacing w:val="-1"/>
          <w:sz w:val="24"/>
        </w:rPr>
        <w:t xml:space="preserve"> </w:t>
      </w:r>
      <w:r>
        <w:rPr>
          <w:sz w:val="24"/>
        </w:rPr>
        <w:t>forth</w:t>
      </w:r>
      <w:r>
        <w:rPr>
          <w:spacing w:val="-1"/>
          <w:sz w:val="24"/>
        </w:rPr>
        <w:t xml:space="preserve"> </w:t>
      </w:r>
      <w:r>
        <w:rPr>
          <w:sz w:val="24"/>
        </w:rPr>
        <w:t>herein,</w:t>
      </w:r>
      <w:r>
        <w:rPr>
          <w:spacing w:val="-1"/>
          <w:sz w:val="24"/>
        </w:rPr>
        <w:t xml:space="preserve"> </w:t>
      </w:r>
      <w:r>
        <w:rPr>
          <w:sz w:val="24"/>
        </w:rPr>
        <w:t>neither</w:t>
      </w:r>
      <w:r>
        <w:rPr>
          <w:spacing w:val="-2"/>
          <w:sz w:val="24"/>
        </w:rPr>
        <w:t xml:space="preserve"> </w:t>
      </w:r>
      <w:r>
        <w:rPr>
          <w:sz w:val="24"/>
        </w:rPr>
        <w:t>party,</w:t>
      </w:r>
      <w:r>
        <w:rPr>
          <w:spacing w:val="-2"/>
          <w:sz w:val="24"/>
        </w:rPr>
        <w:t xml:space="preserve"> </w:t>
      </w:r>
      <w:r>
        <w:rPr>
          <w:sz w:val="24"/>
        </w:rPr>
        <w:t>nor any of its representatives, shall be deemed to be the agent, employee, or representative of the other party.</w:t>
      </w:r>
    </w:p>
    <w:p w14:paraId="396CFF74" w14:textId="77777777" w:rsidR="00BC68BC" w:rsidRDefault="00BC68BC">
      <w:pPr>
        <w:pStyle w:val="BodyText"/>
        <w:spacing w:before="1"/>
        <w:rPr>
          <w:rFonts w:ascii="Times New Roman"/>
          <w:sz w:val="24"/>
        </w:rPr>
      </w:pPr>
    </w:p>
    <w:p w14:paraId="2590CD4C" w14:textId="44A6C6E2" w:rsidR="00BC68BC" w:rsidRDefault="00CC6B60">
      <w:pPr>
        <w:pStyle w:val="ListParagraph"/>
        <w:numPr>
          <w:ilvl w:val="1"/>
          <w:numId w:val="2"/>
        </w:numPr>
        <w:tabs>
          <w:tab w:val="left" w:pos="1581"/>
        </w:tabs>
        <w:ind w:right="256" w:firstLine="719"/>
        <w:jc w:val="both"/>
        <w:rPr>
          <w:sz w:val="24"/>
        </w:rPr>
      </w:pPr>
      <w:r>
        <w:rPr>
          <w:sz w:val="24"/>
          <w:u w:val="single"/>
        </w:rPr>
        <w:t>No Third-Party Beneficiaries</w:t>
      </w:r>
      <w:r>
        <w:rPr>
          <w:sz w:val="24"/>
        </w:rPr>
        <w:t>.</w:t>
      </w:r>
      <w:r>
        <w:rPr>
          <w:spacing w:val="40"/>
          <w:sz w:val="24"/>
        </w:rPr>
        <w:t xml:space="preserve"> </w:t>
      </w:r>
      <w:r>
        <w:rPr>
          <w:sz w:val="24"/>
        </w:rPr>
        <w:t>This BAA is between the parties hereto.</w:t>
      </w:r>
      <w:r>
        <w:rPr>
          <w:spacing w:val="40"/>
          <w:sz w:val="24"/>
        </w:rPr>
        <w:t xml:space="preserve"> </w:t>
      </w:r>
      <w:r>
        <w:rPr>
          <w:sz w:val="24"/>
        </w:rPr>
        <w:t>Nothing express</w:t>
      </w:r>
      <w:r>
        <w:rPr>
          <w:spacing w:val="-1"/>
          <w:sz w:val="24"/>
        </w:rPr>
        <w:t xml:space="preserve"> </w:t>
      </w:r>
      <w:r>
        <w:rPr>
          <w:sz w:val="24"/>
        </w:rPr>
        <w:t>or</w:t>
      </w:r>
      <w:r>
        <w:rPr>
          <w:spacing w:val="-2"/>
          <w:sz w:val="24"/>
        </w:rPr>
        <w:t xml:space="preserve"> </w:t>
      </w:r>
      <w:r>
        <w:rPr>
          <w:sz w:val="24"/>
        </w:rPr>
        <w:t>implied</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BAA</w:t>
      </w:r>
      <w:r>
        <w:rPr>
          <w:spacing w:val="-2"/>
          <w:sz w:val="24"/>
        </w:rPr>
        <w:t xml:space="preserve"> </w:t>
      </w:r>
      <w:r>
        <w:rPr>
          <w:sz w:val="24"/>
        </w:rPr>
        <w:t>is</w:t>
      </w:r>
      <w:r>
        <w:rPr>
          <w:spacing w:val="-3"/>
          <w:sz w:val="24"/>
        </w:rPr>
        <w:t xml:space="preserve"> </w:t>
      </w:r>
      <w:r>
        <w:rPr>
          <w:sz w:val="24"/>
        </w:rPr>
        <w:t>intended</w:t>
      </w:r>
      <w:r>
        <w:rPr>
          <w:spacing w:val="-1"/>
          <w:sz w:val="24"/>
        </w:rPr>
        <w:t xml:space="preserve"> </w:t>
      </w:r>
      <w:r>
        <w:rPr>
          <w:sz w:val="24"/>
        </w:rPr>
        <w:t>to</w:t>
      </w:r>
      <w:r>
        <w:rPr>
          <w:spacing w:val="-1"/>
          <w:sz w:val="24"/>
        </w:rPr>
        <w:t xml:space="preserve"> </w:t>
      </w:r>
      <w:r>
        <w:rPr>
          <w:sz w:val="24"/>
        </w:rPr>
        <w:t>confer,</w:t>
      </w:r>
      <w:r>
        <w:rPr>
          <w:spacing w:val="-2"/>
          <w:sz w:val="24"/>
        </w:rPr>
        <w:t xml:space="preserve"> </w:t>
      </w:r>
      <w:r>
        <w:rPr>
          <w:sz w:val="24"/>
        </w:rPr>
        <w:t>nor</w:t>
      </w:r>
      <w:r>
        <w:rPr>
          <w:spacing w:val="-2"/>
          <w:sz w:val="24"/>
        </w:rPr>
        <w:t xml:space="preserve"> </w:t>
      </w:r>
      <w:r>
        <w:rPr>
          <w:sz w:val="24"/>
        </w:rPr>
        <w:t>shall</w:t>
      </w:r>
      <w:r>
        <w:rPr>
          <w:spacing w:val="-1"/>
          <w:sz w:val="24"/>
        </w:rPr>
        <w:t xml:space="preserve"> </w:t>
      </w:r>
      <w:r>
        <w:rPr>
          <w:sz w:val="24"/>
        </w:rPr>
        <w:t>anything</w:t>
      </w:r>
      <w:r>
        <w:rPr>
          <w:spacing w:val="-1"/>
          <w:sz w:val="24"/>
        </w:rPr>
        <w:t xml:space="preserve"> </w:t>
      </w:r>
      <w:r>
        <w:rPr>
          <w:sz w:val="24"/>
        </w:rPr>
        <w:t>herein</w:t>
      </w:r>
      <w:r>
        <w:rPr>
          <w:spacing w:val="-1"/>
          <w:sz w:val="24"/>
        </w:rPr>
        <w:t xml:space="preserve"> </w:t>
      </w:r>
      <w:proofErr w:type="gramStart"/>
      <w:r>
        <w:rPr>
          <w:sz w:val="24"/>
        </w:rPr>
        <w:t>confer,</w:t>
      </w:r>
      <w:proofErr w:type="gramEnd"/>
      <w:r>
        <w:rPr>
          <w:spacing w:val="-2"/>
          <w:sz w:val="24"/>
        </w:rPr>
        <w:t xml:space="preserve"> </w:t>
      </w:r>
      <w:r>
        <w:rPr>
          <w:sz w:val="24"/>
        </w:rPr>
        <w:t>any</w:t>
      </w:r>
      <w:r>
        <w:rPr>
          <w:spacing w:val="-1"/>
          <w:sz w:val="24"/>
        </w:rPr>
        <w:t xml:space="preserve"> </w:t>
      </w:r>
      <w:r>
        <w:rPr>
          <w:sz w:val="24"/>
        </w:rPr>
        <w:t>rights, remedies, obligations, or liabilities whatsoever upon any person other than Covered Entity and Business Associate and any respective successors and assigns.</w:t>
      </w:r>
    </w:p>
    <w:p w14:paraId="3F20B360" w14:textId="6674F86B" w:rsidR="00BC68BC" w:rsidRDefault="00BC68BC">
      <w:pPr>
        <w:pStyle w:val="BodyText"/>
        <w:rPr>
          <w:rFonts w:ascii="Times New Roman"/>
          <w:sz w:val="24"/>
        </w:rPr>
      </w:pPr>
    </w:p>
    <w:p w14:paraId="648E50C0" w14:textId="4A89D33A" w:rsidR="00BC68BC" w:rsidRDefault="00216F7A">
      <w:pPr>
        <w:pStyle w:val="ListParagraph"/>
        <w:numPr>
          <w:ilvl w:val="1"/>
          <w:numId w:val="2"/>
        </w:numPr>
        <w:tabs>
          <w:tab w:val="left" w:pos="1581"/>
        </w:tabs>
        <w:ind w:right="255" w:firstLine="719"/>
        <w:jc w:val="both"/>
        <w:rPr>
          <w:sz w:val="24"/>
        </w:rPr>
      </w:pPr>
      <w:r>
        <w:rPr>
          <w:sz w:val="24"/>
          <w:u w:val="single"/>
        </w:rPr>
        <w:t>Invalid or Unenforceable Provision</w:t>
      </w:r>
      <w:r>
        <w:rPr>
          <w:sz w:val="24"/>
        </w:rPr>
        <w:t>.</w:t>
      </w:r>
      <w:r>
        <w:rPr>
          <w:spacing w:val="40"/>
          <w:sz w:val="24"/>
        </w:rPr>
        <w:t xml:space="preserve"> </w:t>
      </w:r>
      <w:r>
        <w:rPr>
          <w:sz w:val="24"/>
        </w:rPr>
        <w:t>The provisions of this BAA shall be severable.</w:t>
      </w:r>
      <w:r>
        <w:rPr>
          <w:spacing w:val="40"/>
          <w:sz w:val="24"/>
        </w:rPr>
        <w:t xml:space="preserve"> </w:t>
      </w:r>
      <w:r>
        <w:rPr>
          <w:sz w:val="24"/>
        </w:rPr>
        <w:t>The invalidity or unenforceability of any particular provision or portion of such provision</w:t>
      </w:r>
      <w:r>
        <w:rPr>
          <w:spacing w:val="34"/>
          <w:sz w:val="24"/>
        </w:rPr>
        <w:t xml:space="preserve"> </w:t>
      </w:r>
      <w:r>
        <w:rPr>
          <w:sz w:val="24"/>
        </w:rPr>
        <w:t>of</w:t>
      </w:r>
      <w:r>
        <w:rPr>
          <w:spacing w:val="33"/>
          <w:sz w:val="24"/>
        </w:rPr>
        <w:t xml:space="preserve"> </w:t>
      </w:r>
      <w:r>
        <w:rPr>
          <w:sz w:val="24"/>
        </w:rPr>
        <w:t>this</w:t>
      </w:r>
      <w:r>
        <w:rPr>
          <w:spacing w:val="34"/>
          <w:sz w:val="24"/>
        </w:rPr>
        <w:t xml:space="preserve"> </w:t>
      </w:r>
      <w:r>
        <w:rPr>
          <w:sz w:val="24"/>
        </w:rPr>
        <w:t>BAA</w:t>
      </w:r>
      <w:r>
        <w:rPr>
          <w:spacing w:val="33"/>
          <w:sz w:val="24"/>
        </w:rPr>
        <w:t xml:space="preserve"> </w:t>
      </w:r>
      <w:r>
        <w:rPr>
          <w:sz w:val="24"/>
        </w:rPr>
        <w:t>shall</w:t>
      </w:r>
      <w:r>
        <w:rPr>
          <w:spacing w:val="34"/>
          <w:sz w:val="24"/>
        </w:rPr>
        <w:t xml:space="preserve"> </w:t>
      </w:r>
      <w:r>
        <w:rPr>
          <w:sz w:val="24"/>
        </w:rPr>
        <w:t>be</w:t>
      </w:r>
      <w:r>
        <w:rPr>
          <w:spacing w:val="35"/>
          <w:sz w:val="24"/>
        </w:rPr>
        <w:t xml:space="preserve"> </w:t>
      </w:r>
      <w:r>
        <w:rPr>
          <w:sz w:val="24"/>
        </w:rPr>
        <w:t>construed,</w:t>
      </w:r>
      <w:r>
        <w:rPr>
          <w:spacing w:val="33"/>
          <w:sz w:val="24"/>
        </w:rPr>
        <w:t xml:space="preserve"> </w:t>
      </w:r>
      <w:r>
        <w:rPr>
          <w:sz w:val="24"/>
        </w:rPr>
        <w:t>in</w:t>
      </w:r>
      <w:r>
        <w:rPr>
          <w:spacing w:val="36"/>
          <w:sz w:val="24"/>
        </w:rPr>
        <w:t xml:space="preserve"> </w:t>
      </w:r>
      <w:r>
        <w:rPr>
          <w:sz w:val="24"/>
        </w:rPr>
        <w:t>all</w:t>
      </w:r>
      <w:r>
        <w:rPr>
          <w:spacing w:val="36"/>
          <w:sz w:val="24"/>
        </w:rPr>
        <w:t xml:space="preserve"> </w:t>
      </w:r>
      <w:r>
        <w:rPr>
          <w:sz w:val="24"/>
        </w:rPr>
        <w:t>respects,</w:t>
      </w:r>
      <w:r>
        <w:rPr>
          <w:spacing w:val="34"/>
          <w:sz w:val="24"/>
        </w:rPr>
        <w:t xml:space="preserve"> </w:t>
      </w:r>
      <w:r>
        <w:rPr>
          <w:sz w:val="24"/>
        </w:rPr>
        <w:t>as</w:t>
      </w:r>
      <w:r>
        <w:rPr>
          <w:spacing w:val="36"/>
          <w:sz w:val="24"/>
        </w:rPr>
        <w:t xml:space="preserve"> </w:t>
      </w:r>
      <w:r>
        <w:rPr>
          <w:sz w:val="24"/>
        </w:rPr>
        <w:t>if</w:t>
      </w:r>
      <w:r>
        <w:rPr>
          <w:spacing w:val="33"/>
          <w:sz w:val="24"/>
        </w:rPr>
        <w:t xml:space="preserve"> </w:t>
      </w:r>
      <w:r>
        <w:rPr>
          <w:sz w:val="24"/>
        </w:rPr>
        <w:t>such</w:t>
      </w:r>
      <w:r>
        <w:rPr>
          <w:spacing w:val="33"/>
          <w:sz w:val="24"/>
        </w:rPr>
        <w:t xml:space="preserve"> </w:t>
      </w:r>
      <w:r>
        <w:rPr>
          <w:sz w:val="24"/>
        </w:rPr>
        <w:t>invalid</w:t>
      </w:r>
      <w:r>
        <w:rPr>
          <w:spacing w:val="33"/>
          <w:sz w:val="24"/>
        </w:rPr>
        <w:t xml:space="preserve"> </w:t>
      </w:r>
      <w:r>
        <w:rPr>
          <w:sz w:val="24"/>
        </w:rPr>
        <w:t>or</w:t>
      </w:r>
      <w:r>
        <w:rPr>
          <w:spacing w:val="33"/>
          <w:sz w:val="24"/>
        </w:rPr>
        <w:t xml:space="preserve"> </w:t>
      </w:r>
      <w:r>
        <w:rPr>
          <w:sz w:val="24"/>
        </w:rPr>
        <w:t>unenforceable</w:t>
      </w:r>
      <w:r w:rsidR="00CB6AF1">
        <w:rPr>
          <w:sz w:val="24"/>
        </w:rPr>
        <w:t xml:space="preserve"> provision or </w:t>
      </w:r>
    </w:p>
    <w:p w14:paraId="5DEACB88" w14:textId="668B8370" w:rsidR="00BC68BC" w:rsidRDefault="00CC6B60" w:rsidP="003064C3">
      <w:pPr>
        <w:spacing w:before="79"/>
        <w:rPr>
          <w:rFonts w:ascii="Times New Roman"/>
          <w:sz w:val="24"/>
        </w:rPr>
      </w:pPr>
      <w:r>
        <w:rPr>
          <w:rFonts w:ascii="Times New Roman"/>
          <w:sz w:val="24"/>
        </w:rPr>
        <w:t>portion</w:t>
      </w:r>
      <w:r>
        <w:rPr>
          <w:rFonts w:ascii="Times New Roman"/>
          <w:spacing w:val="33"/>
          <w:sz w:val="24"/>
        </w:rPr>
        <w:t xml:space="preserve"> </w:t>
      </w:r>
      <w:r>
        <w:rPr>
          <w:rFonts w:ascii="Times New Roman"/>
          <w:sz w:val="24"/>
        </w:rPr>
        <w:t>of</w:t>
      </w:r>
      <w:r>
        <w:rPr>
          <w:rFonts w:ascii="Times New Roman"/>
          <w:spacing w:val="34"/>
          <w:sz w:val="24"/>
        </w:rPr>
        <w:t xml:space="preserve"> </w:t>
      </w:r>
      <w:r>
        <w:rPr>
          <w:rFonts w:ascii="Times New Roman"/>
          <w:sz w:val="24"/>
        </w:rPr>
        <w:t>such</w:t>
      </w:r>
      <w:r>
        <w:rPr>
          <w:rFonts w:ascii="Times New Roman"/>
          <w:spacing w:val="32"/>
          <w:sz w:val="24"/>
        </w:rPr>
        <w:t xml:space="preserve"> </w:t>
      </w:r>
      <w:r>
        <w:rPr>
          <w:rFonts w:ascii="Times New Roman"/>
          <w:sz w:val="24"/>
        </w:rPr>
        <w:t>provision</w:t>
      </w:r>
      <w:r>
        <w:rPr>
          <w:rFonts w:ascii="Times New Roman"/>
          <w:spacing w:val="33"/>
          <w:sz w:val="24"/>
        </w:rPr>
        <w:t xml:space="preserve"> </w:t>
      </w:r>
      <w:r>
        <w:rPr>
          <w:rFonts w:ascii="Times New Roman"/>
          <w:sz w:val="24"/>
        </w:rPr>
        <w:t>had</w:t>
      </w:r>
      <w:r>
        <w:rPr>
          <w:rFonts w:ascii="Times New Roman"/>
          <w:spacing w:val="34"/>
          <w:sz w:val="24"/>
        </w:rPr>
        <w:t xml:space="preserve"> </w:t>
      </w:r>
      <w:r>
        <w:rPr>
          <w:rFonts w:ascii="Times New Roman"/>
          <w:sz w:val="24"/>
        </w:rPr>
        <w:t>been</w:t>
      </w:r>
      <w:r>
        <w:rPr>
          <w:rFonts w:ascii="Times New Roman"/>
          <w:spacing w:val="38"/>
          <w:sz w:val="24"/>
        </w:rPr>
        <w:t xml:space="preserve"> </w:t>
      </w:r>
      <w:r>
        <w:rPr>
          <w:rFonts w:ascii="Times New Roman"/>
          <w:sz w:val="24"/>
        </w:rPr>
        <w:t>omitted</w:t>
      </w:r>
      <w:r>
        <w:rPr>
          <w:rFonts w:ascii="Times New Roman"/>
          <w:spacing w:val="32"/>
          <w:sz w:val="24"/>
        </w:rPr>
        <w:t xml:space="preserve"> </w:t>
      </w:r>
      <w:r>
        <w:rPr>
          <w:rFonts w:ascii="Times New Roman"/>
          <w:sz w:val="24"/>
        </w:rPr>
        <w:t>and</w:t>
      </w:r>
      <w:r>
        <w:rPr>
          <w:rFonts w:ascii="Times New Roman"/>
          <w:spacing w:val="34"/>
          <w:sz w:val="24"/>
        </w:rPr>
        <w:t xml:space="preserve"> </w:t>
      </w:r>
      <w:r>
        <w:rPr>
          <w:rFonts w:ascii="Times New Roman"/>
          <w:sz w:val="24"/>
        </w:rPr>
        <w:t>shall</w:t>
      </w:r>
      <w:r>
        <w:rPr>
          <w:rFonts w:ascii="Times New Roman"/>
          <w:spacing w:val="35"/>
          <w:sz w:val="24"/>
        </w:rPr>
        <w:t xml:space="preserve"> </w:t>
      </w:r>
      <w:r>
        <w:rPr>
          <w:rFonts w:ascii="Times New Roman"/>
          <w:sz w:val="24"/>
        </w:rPr>
        <w:t>not</w:t>
      </w:r>
      <w:r>
        <w:rPr>
          <w:rFonts w:ascii="Times New Roman"/>
          <w:spacing w:val="35"/>
          <w:sz w:val="24"/>
        </w:rPr>
        <w:t xml:space="preserve"> </w:t>
      </w:r>
      <w:r>
        <w:rPr>
          <w:rFonts w:ascii="Times New Roman"/>
          <w:sz w:val="24"/>
        </w:rPr>
        <w:t>affect</w:t>
      </w:r>
      <w:r>
        <w:rPr>
          <w:rFonts w:ascii="Times New Roman"/>
          <w:spacing w:val="37"/>
          <w:sz w:val="24"/>
        </w:rPr>
        <w:t xml:space="preserve"> </w:t>
      </w:r>
      <w:r>
        <w:rPr>
          <w:rFonts w:ascii="Times New Roman"/>
          <w:sz w:val="24"/>
        </w:rPr>
        <w:t>the</w:t>
      </w:r>
      <w:r>
        <w:rPr>
          <w:rFonts w:ascii="Times New Roman"/>
          <w:spacing w:val="34"/>
          <w:sz w:val="24"/>
        </w:rPr>
        <w:t xml:space="preserve"> </w:t>
      </w:r>
      <w:r>
        <w:rPr>
          <w:rFonts w:ascii="Times New Roman"/>
          <w:sz w:val="24"/>
        </w:rPr>
        <w:t>validity</w:t>
      </w:r>
      <w:r>
        <w:rPr>
          <w:rFonts w:ascii="Times New Roman"/>
          <w:spacing w:val="38"/>
          <w:sz w:val="24"/>
        </w:rPr>
        <w:t xml:space="preserve"> </w:t>
      </w:r>
      <w:r>
        <w:rPr>
          <w:rFonts w:ascii="Times New Roman"/>
          <w:sz w:val="24"/>
        </w:rPr>
        <w:t>and enforceability of the other provisions hereof or portions of that provision.</w:t>
      </w:r>
    </w:p>
    <w:p w14:paraId="138F0975" w14:textId="77777777" w:rsidR="00BC68BC" w:rsidRDefault="00BC68BC">
      <w:pPr>
        <w:pStyle w:val="BodyText"/>
        <w:rPr>
          <w:rFonts w:ascii="Times New Roman"/>
          <w:sz w:val="24"/>
        </w:rPr>
      </w:pPr>
    </w:p>
    <w:p w14:paraId="716A9A4D" w14:textId="77777777" w:rsidR="00BC68BC" w:rsidRDefault="00CC6B60">
      <w:pPr>
        <w:pStyle w:val="ListParagraph"/>
        <w:numPr>
          <w:ilvl w:val="1"/>
          <w:numId w:val="2"/>
        </w:numPr>
        <w:tabs>
          <w:tab w:val="left" w:pos="1581"/>
        </w:tabs>
        <w:ind w:right="256" w:firstLine="719"/>
        <w:jc w:val="both"/>
        <w:rPr>
          <w:sz w:val="24"/>
        </w:rPr>
      </w:pPr>
      <w:r>
        <w:rPr>
          <w:sz w:val="24"/>
          <w:u w:val="single"/>
        </w:rPr>
        <w:t>Non assignability, Benefits and Burdens</w:t>
      </w:r>
      <w:r>
        <w:rPr>
          <w:sz w:val="24"/>
        </w:rPr>
        <w:t>.</w:t>
      </w:r>
      <w:r>
        <w:rPr>
          <w:spacing w:val="40"/>
          <w:sz w:val="24"/>
        </w:rPr>
        <w:t xml:space="preserve"> </w:t>
      </w:r>
      <w:r>
        <w:rPr>
          <w:sz w:val="24"/>
        </w:rPr>
        <w:t>Neither party may assign its rights, or delegate its duties or obligations, under this BAA without the prior written consent of the other party, which consent shall not be unreasonably withheld.</w:t>
      </w:r>
      <w:r>
        <w:rPr>
          <w:spacing w:val="40"/>
          <w:sz w:val="24"/>
        </w:rPr>
        <w:t xml:space="preserve"> </w:t>
      </w:r>
      <w:r>
        <w:rPr>
          <w:sz w:val="24"/>
        </w:rPr>
        <w:t xml:space="preserve">This BAA shall be binding upon, and shall </w:t>
      </w:r>
      <w:proofErr w:type="gramStart"/>
      <w:r>
        <w:rPr>
          <w:sz w:val="24"/>
        </w:rPr>
        <w:t>inure</w:t>
      </w:r>
      <w:proofErr w:type="gramEnd"/>
      <w:r>
        <w:rPr>
          <w:sz w:val="24"/>
        </w:rPr>
        <w:t xml:space="preserve"> to the benefit of, the parties hereto and their respective successors.</w:t>
      </w:r>
    </w:p>
    <w:p w14:paraId="21AE8325" w14:textId="77777777" w:rsidR="00BC68BC" w:rsidRDefault="00BC68BC">
      <w:pPr>
        <w:pStyle w:val="BodyText"/>
        <w:rPr>
          <w:rFonts w:ascii="Times New Roman"/>
          <w:sz w:val="24"/>
        </w:rPr>
      </w:pPr>
    </w:p>
    <w:p w14:paraId="3EE9EFFE" w14:textId="77777777" w:rsidR="00BC68BC" w:rsidRDefault="00CC6B60">
      <w:pPr>
        <w:pStyle w:val="ListParagraph"/>
        <w:numPr>
          <w:ilvl w:val="1"/>
          <w:numId w:val="2"/>
        </w:numPr>
        <w:tabs>
          <w:tab w:val="left" w:pos="1581"/>
        </w:tabs>
        <w:ind w:right="254" w:firstLine="719"/>
        <w:jc w:val="both"/>
        <w:rPr>
          <w:sz w:val="24"/>
        </w:rPr>
      </w:pPr>
      <w:r>
        <w:rPr>
          <w:sz w:val="24"/>
          <w:u w:val="single"/>
        </w:rPr>
        <w:t>Applicable Law</w:t>
      </w:r>
      <w:r>
        <w:rPr>
          <w:sz w:val="24"/>
        </w:rPr>
        <w:t>.</w:t>
      </w:r>
      <w:r>
        <w:rPr>
          <w:spacing w:val="40"/>
          <w:sz w:val="24"/>
        </w:rPr>
        <w:t xml:space="preserve"> </w:t>
      </w:r>
      <w:r>
        <w:rPr>
          <w:sz w:val="24"/>
        </w:rPr>
        <w:t>All questions concerning the construction, validity, and interpretation of this BAA, or the rights and obligations of the parties arising under or relating to this BAA or the subject matter hereof, shall be governed by the laws of Maryland.</w:t>
      </w:r>
    </w:p>
    <w:p w14:paraId="2FA8BD0A" w14:textId="77777777" w:rsidR="00BC68BC" w:rsidRDefault="00BC68BC">
      <w:pPr>
        <w:pStyle w:val="BodyText"/>
        <w:spacing w:before="11"/>
        <w:rPr>
          <w:rFonts w:ascii="Times New Roman"/>
          <w:sz w:val="20"/>
        </w:rPr>
      </w:pPr>
    </w:p>
    <w:p w14:paraId="7768F355" w14:textId="77777777" w:rsidR="00BC68BC" w:rsidRDefault="00CC6B60">
      <w:pPr>
        <w:pStyle w:val="ListParagraph"/>
        <w:numPr>
          <w:ilvl w:val="1"/>
          <w:numId w:val="2"/>
        </w:numPr>
        <w:tabs>
          <w:tab w:val="left" w:pos="1581"/>
        </w:tabs>
        <w:ind w:right="258" w:firstLine="719"/>
        <w:jc w:val="both"/>
        <w:rPr>
          <w:sz w:val="24"/>
        </w:rPr>
      </w:pPr>
      <w:r>
        <w:rPr>
          <w:sz w:val="24"/>
          <w:u w:val="single"/>
        </w:rPr>
        <w:t>Notices</w:t>
      </w:r>
      <w:r>
        <w:rPr>
          <w:sz w:val="24"/>
        </w:rPr>
        <w:t>.</w:t>
      </w:r>
      <w:r>
        <w:rPr>
          <w:spacing w:val="40"/>
          <w:sz w:val="24"/>
        </w:rPr>
        <w:t xml:space="preserve"> </w:t>
      </w:r>
      <w:r>
        <w:rPr>
          <w:sz w:val="24"/>
        </w:rPr>
        <w:t>All notice hereunder shall be in writing, and either delivered by hand, or sent by mail, or delivered in such other manner as the parties may agree upon, to the following:</w:t>
      </w:r>
    </w:p>
    <w:p w14:paraId="104C07C2" w14:textId="77777777" w:rsidR="00BC68BC" w:rsidRDefault="00BC68BC">
      <w:pPr>
        <w:pStyle w:val="BodyText"/>
        <w:rPr>
          <w:rFonts w:ascii="Times New Roman"/>
          <w:sz w:val="24"/>
        </w:rPr>
      </w:pPr>
    </w:p>
    <w:p w14:paraId="4FD244F7" w14:textId="4BEBBB2E" w:rsidR="00BC68BC" w:rsidDel="00944793" w:rsidRDefault="00CC6B60">
      <w:pPr>
        <w:pStyle w:val="Heading1"/>
        <w:tabs>
          <w:tab w:val="left" w:pos="3740"/>
          <w:tab w:val="left" w:pos="8355"/>
        </w:tabs>
        <w:ind w:firstLine="0"/>
        <w:rPr>
          <w:del w:id="182" w:author="PD CATCH" w:date="2026-03-17T15:49:00Z" w16du:dateUtc="2026-03-17T20:49:00Z"/>
          <w:b w:val="0"/>
          <w:bCs w:val="0"/>
          <w:u w:val="single"/>
        </w:rPr>
      </w:pPr>
      <w:r>
        <w:lastRenderedPageBreak/>
        <w:t>To</w:t>
      </w:r>
      <w:r>
        <w:rPr>
          <w:spacing w:val="-3"/>
        </w:rPr>
        <w:t xml:space="preserve"> </w:t>
      </w:r>
      <w:r>
        <w:t>Covered</w:t>
      </w:r>
      <w:r>
        <w:rPr>
          <w:spacing w:val="-3"/>
        </w:rPr>
        <w:t xml:space="preserve"> </w:t>
      </w:r>
      <w:r>
        <w:rPr>
          <w:spacing w:val="-2"/>
        </w:rPr>
        <w:t>Entity:</w:t>
      </w:r>
      <w:r>
        <w:tab/>
      </w:r>
      <w:ins w:id="183" w:author="PD CATCH" w:date="2026-03-17T15:50:00Z" w16du:dateUtc="2026-03-17T20:50:00Z">
        <w:r w:rsidR="00944793">
          <w:t>CATCH Greater Houston</w:t>
        </w:r>
      </w:ins>
      <w:r w:rsidRPr="00CE427F">
        <w:rPr>
          <w:b w:val="0"/>
          <w:bCs w:val="0"/>
          <w:u w:val="single"/>
        </w:rPr>
        <w:tab/>
      </w:r>
    </w:p>
    <w:p w14:paraId="395C7AC5" w14:textId="28382C8B" w:rsidR="00944793" w:rsidRDefault="00944793">
      <w:pPr>
        <w:pStyle w:val="Heading1"/>
        <w:tabs>
          <w:tab w:val="left" w:pos="3740"/>
          <w:tab w:val="left" w:pos="8355"/>
        </w:tabs>
        <w:ind w:firstLine="0"/>
        <w:rPr>
          <w:ins w:id="184" w:author="PD CATCH" w:date="2026-03-17T15:50:00Z" w16du:dateUtc="2026-03-17T20:50:00Z"/>
        </w:rPr>
      </w:pPr>
      <w:ins w:id="185" w:author="PD CATCH" w:date="2026-03-17T15:50:00Z" w16du:dateUtc="2026-03-17T20:50:00Z">
        <w:r>
          <w:tab/>
          <w:t>Janice Sparks</w:t>
        </w:r>
      </w:ins>
    </w:p>
    <w:p w14:paraId="0F5AA69C" w14:textId="6B285B55" w:rsidR="00944793" w:rsidRDefault="00944793">
      <w:pPr>
        <w:pStyle w:val="Heading1"/>
        <w:tabs>
          <w:tab w:val="left" w:pos="3740"/>
          <w:tab w:val="left" w:pos="8355"/>
        </w:tabs>
        <w:ind w:firstLine="0"/>
        <w:rPr>
          <w:ins w:id="186" w:author="PD CATCH" w:date="2026-03-17T15:50:00Z" w16du:dateUtc="2026-03-17T20:50:00Z"/>
        </w:rPr>
      </w:pPr>
      <w:ins w:id="187" w:author="PD CATCH" w:date="2026-03-17T15:50:00Z" w16du:dateUtc="2026-03-17T20:50:00Z">
        <w:r>
          <w:tab/>
          <w:t>Executive Director</w:t>
        </w:r>
      </w:ins>
    </w:p>
    <w:p w14:paraId="12E6E40C" w14:textId="130A6268" w:rsidR="00944793" w:rsidRDefault="00944793">
      <w:pPr>
        <w:pStyle w:val="Heading1"/>
        <w:tabs>
          <w:tab w:val="left" w:pos="3740"/>
          <w:tab w:val="left" w:pos="8355"/>
        </w:tabs>
        <w:ind w:firstLine="0"/>
        <w:rPr>
          <w:ins w:id="188" w:author="PD CATCH" w:date="2026-03-17T15:50:00Z" w16du:dateUtc="2026-03-17T20:50:00Z"/>
        </w:rPr>
      </w:pPr>
      <w:ins w:id="189" w:author="PD CATCH" w:date="2026-03-17T15:50:00Z" w16du:dateUtc="2026-03-17T20:50:00Z">
        <w:r>
          <w:tab/>
          <w:t>190 Heights Boulevard</w:t>
        </w:r>
      </w:ins>
    </w:p>
    <w:p w14:paraId="6C0740E2" w14:textId="7EB12515" w:rsidR="00944793" w:rsidRDefault="00944793">
      <w:pPr>
        <w:pStyle w:val="Heading1"/>
        <w:tabs>
          <w:tab w:val="left" w:pos="3740"/>
          <w:tab w:val="left" w:pos="8355"/>
        </w:tabs>
        <w:ind w:firstLine="0"/>
        <w:rPr>
          <w:ins w:id="190" w:author="PD CATCH" w:date="2026-03-17T15:49:00Z" w16du:dateUtc="2026-03-17T20:49:00Z"/>
        </w:rPr>
      </w:pPr>
      <w:ins w:id="191" w:author="PD CATCH" w:date="2026-03-17T15:50:00Z" w16du:dateUtc="2026-03-17T20:50:00Z">
        <w:r>
          <w:tab/>
          <w:t xml:space="preserve">Houston, TX </w:t>
        </w:r>
      </w:ins>
      <w:ins w:id="192" w:author="PD CATCH" w:date="2026-03-17T15:51:00Z" w16du:dateUtc="2026-03-17T20:51:00Z">
        <w:r>
          <w:t>77007</w:t>
        </w:r>
      </w:ins>
    </w:p>
    <w:p w14:paraId="50AC8701" w14:textId="3FFEAABB" w:rsidR="00BC68BC" w:rsidRDefault="001F22BD">
      <w:pPr>
        <w:pStyle w:val="Heading1"/>
        <w:tabs>
          <w:tab w:val="left" w:pos="3740"/>
          <w:tab w:val="left" w:pos="8355"/>
        </w:tabs>
        <w:ind w:firstLine="0"/>
        <w:rPr>
          <w:sz w:val="21"/>
        </w:rPr>
        <w:pPrChange w:id="193" w:author="PD CATCH" w:date="2026-03-17T15:49:00Z" w16du:dateUtc="2026-03-17T20:49:00Z">
          <w:pPr>
            <w:pStyle w:val="BodyText"/>
            <w:spacing w:before="3"/>
          </w:pPr>
        </w:pPrChange>
      </w:pPr>
      <w:r>
        <w:rPr>
          <w:noProof/>
        </w:rPr>
        <mc:AlternateContent>
          <mc:Choice Requires="wps">
            <w:drawing>
              <wp:anchor distT="0" distB="0" distL="0" distR="0" simplePos="0" relativeHeight="487610368" behindDoc="1" locked="0" layoutInCell="1" allowOverlap="1" wp14:anchorId="03ABAA51" wp14:editId="4A86DBE2">
                <wp:simplePos x="0" y="0"/>
                <wp:positionH relativeFrom="page">
                  <wp:posOffset>3201035</wp:posOffset>
                </wp:positionH>
                <wp:positionV relativeFrom="paragraph">
                  <wp:posOffset>170815</wp:posOffset>
                </wp:positionV>
                <wp:extent cx="2895600" cy="1270"/>
                <wp:effectExtent l="0" t="0" r="0" b="0"/>
                <wp:wrapTopAndBottom/>
                <wp:docPr id="1793317076" name="docshape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95600" cy="1270"/>
                        </a:xfrm>
                        <a:custGeom>
                          <a:avLst/>
                          <a:gdLst>
                            <a:gd name="T0" fmla="+- 0 5041 5041"/>
                            <a:gd name="T1" fmla="*/ T0 w 4560"/>
                            <a:gd name="T2" fmla="+- 0 9601 5041"/>
                            <a:gd name="T3" fmla="*/ T2 w 4560"/>
                          </a:gdLst>
                          <a:ahLst/>
                          <a:cxnLst>
                            <a:cxn ang="0">
                              <a:pos x="T1" y="0"/>
                            </a:cxn>
                            <a:cxn ang="0">
                              <a:pos x="T3" y="0"/>
                            </a:cxn>
                          </a:cxnLst>
                          <a:rect l="0" t="0" r="r" b="b"/>
                          <a:pathLst>
                            <a:path w="4560">
                              <a:moveTo>
                                <a:pt x="0" y="0"/>
                              </a:moveTo>
                              <a:lnTo>
                                <a:pt x="45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CD0D4D" id="docshape63" o:spid="_x0000_s1026" style="position:absolute;margin-left:252.05pt;margin-top:13.45pt;width:228pt;height:.1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" path="m,l4560,e" filled="f" strokeweight=".26669mm">
                <v:path arrowok="t" o:connecttype="custom" o:connectlocs="0,0;2895600,0" o:connectangles="0,0"/>
                <w10:wrap type="topAndBottom" anchorx="page"/>
              </v:shape>
            </w:pict>
          </mc:Fallback>
        </mc:AlternateContent>
      </w:r>
      <w:r>
        <w:rPr>
          <w:noProof/>
        </w:rPr>
        <mc:AlternateContent>
          <mc:Choice Requires="wps">
            <w:drawing>
              <wp:anchor distT="0" distB="0" distL="0" distR="0" simplePos="0" relativeHeight="487610880" behindDoc="1" locked="0" layoutInCell="1" allowOverlap="1" wp14:anchorId="6BB19321" wp14:editId="104C8752">
                <wp:simplePos x="0" y="0"/>
                <wp:positionH relativeFrom="page">
                  <wp:posOffset>3201035</wp:posOffset>
                </wp:positionH>
                <wp:positionV relativeFrom="paragraph">
                  <wp:posOffset>346075</wp:posOffset>
                </wp:positionV>
                <wp:extent cx="2896235" cy="1270"/>
                <wp:effectExtent l="0" t="0" r="0" b="0"/>
                <wp:wrapTopAndBottom/>
                <wp:docPr id="1738203638" name="docshape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96235" cy="1270"/>
                        </a:xfrm>
                        <a:custGeom>
                          <a:avLst/>
                          <a:gdLst>
                            <a:gd name="T0" fmla="+- 0 5041 5041"/>
                            <a:gd name="T1" fmla="*/ T0 w 4561"/>
                            <a:gd name="T2" fmla="+- 0 9601 5041"/>
                            <a:gd name="T3" fmla="*/ T2 w 4561"/>
                          </a:gdLst>
                          <a:ahLst/>
                          <a:cxnLst>
                            <a:cxn ang="0">
                              <a:pos x="T1" y="0"/>
                            </a:cxn>
                            <a:cxn ang="0">
                              <a:pos x="T3" y="0"/>
                            </a:cxn>
                          </a:cxnLst>
                          <a:rect l="0" t="0" r="r" b="b"/>
                          <a:pathLst>
                            <a:path w="4561">
                              <a:moveTo>
                                <a:pt x="0" y="0"/>
                              </a:moveTo>
                              <a:lnTo>
                                <a:pt x="45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0C507" id="docshape64" o:spid="_x0000_s1026" style="position:absolute;margin-left:252.05pt;margin-top:27.25pt;width:228.05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5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" path="m,l4560,e" filled="f" strokeweight=".26669mm">
                <v:path arrowok="t" o:connecttype="custom" o:connectlocs="0,0;2895600,0" o:connectangles="0,0"/>
                <w10:wrap type="topAndBottom" anchorx="page"/>
              </v:shape>
            </w:pict>
          </mc:Fallback>
        </mc:AlternateContent>
      </w:r>
      <w:r>
        <w:rPr>
          <w:noProof/>
        </w:rPr>
        <mc:AlternateContent>
          <mc:Choice Requires="wps">
            <w:drawing>
              <wp:anchor distT="0" distB="0" distL="0" distR="0" simplePos="0" relativeHeight="487611392" behindDoc="1" locked="0" layoutInCell="1" allowOverlap="1" wp14:anchorId="1666518D" wp14:editId="33EAA059">
                <wp:simplePos x="0" y="0"/>
                <wp:positionH relativeFrom="page">
                  <wp:posOffset>3201035</wp:posOffset>
                </wp:positionH>
                <wp:positionV relativeFrom="paragraph">
                  <wp:posOffset>521335</wp:posOffset>
                </wp:positionV>
                <wp:extent cx="2895600" cy="1270"/>
                <wp:effectExtent l="0" t="0" r="0" b="0"/>
                <wp:wrapTopAndBottom/>
                <wp:docPr id="327757926"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95600" cy="1270"/>
                        </a:xfrm>
                        <a:custGeom>
                          <a:avLst/>
                          <a:gdLst>
                            <a:gd name="T0" fmla="+- 0 5041 5041"/>
                            <a:gd name="T1" fmla="*/ T0 w 4560"/>
                            <a:gd name="T2" fmla="+- 0 9601 5041"/>
                            <a:gd name="T3" fmla="*/ T2 w 4560"/>
                          </a:gdLst>
                          <a:ahLst/>
                          <a:cxnLst>
                            <a:cxn ang="0">
                              <a:pos x="T1" y="0"/>
                            </a:cxn>
                            <a:cxn ang="0">
                              <a:pos x="T3" y="0"/>
                            </a:cxn>
                          </a:cxnLst>
                          <a:rect l="0" t="0" r="r" b="b"/>
                          <a:pathLst>
                            <a:path w="4560">
                              <a:moveTo>
                                <a:pt x="0" y="0"/>
                              </a:moveTo>
                              <a:lnTo>
                                <a:pt x="45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5D1EB" id="docshape65" o:spid="_x0000_s1026" style="position:absolute;margin-left:252.05pt;margin-top:41.05pt;width:228pt;height:.1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" path="m,l4560,e" filled="f" strokeweight=".26669mm">
                <v:path arrowok="t" o:connecttype="custom" o:connectlocs="0,0;2895600,0" o:connectangles="0,0"/>
                <w10:wrap type="topAndBottom" anchorx="page"/>
              </v:shape>
            </w:pict>
          </mc:Fallback>
        </mc:AlternateContent>
      </w:r>
    </w:p>
    <w:p w14:paraId="05C411F3" w14:textId="77777777" w:rsidR="00BC68BC" w:rsidRDefault="00BC68BC">
      <w:pPr>
        <w:pStyle w:val="BodyText"/>
        <w:spacing w:before="2"/>
        <w:rPr>
          <w:rFonts w:ascii="Times New Roman"/>
          <w:b/>
          <w:sz w:val="21"/>
        </w:rPr>
      </w:pPr>
    </w:p>
    <w:p w14:paraId="4DF14FEC" w14:textId="77777777" w:rsidR="00BC68BC" w:rsidRDefault="00BC68BC">
      <w:pPr>
        <w:pStyle w:val="BodyText"/>
        <w:spacing w:before="2"/>
        <w:rPr>
          <w:rFonts w:ascii="Times New Roman"/>
          <w:b/>
          <w:sz w:val="21"/>
        </w:rPr>
      </w:pPr>
    </w:p>
    <w:p w14:paraId="3D93F6DD" w14:textId="77777777" w:rsidR="00BC68BC" w:rsidRDefault="00BC68BC">
      <w:pPr>
        <w:pStyle w:val="BodyText"/>
        <w:rPr>
          <w:rFonts w:ascii="Times New Roman"/>
          <w:b/>
          <w:sz w:val="20"/>
        </w:rPr>
      </w:pPr>
    </w:p>
    <w:p w14:paraId="707245DD" w14:textId="77777777" w:rsidR="00BC68BC" w:rsidRDefault="00BC68BC">
      <w:pPr>
        <w:pStyle w:val="BodyText"/>
        <w:spacing w:before="2"/>
        <w:rPr>
          <w:rFonts w:ascii="Times New Roman"/>
          <w:b/>
          <w:sz w:val="20"/>
        </w:rPr>
      </w:pPr>
    </w:p>
    <w:p w14:paraId="6AEF175C" w14:textId="77777777" w:rsidR="00BC68BC" w:rsidRDefault="00CC6B60">
      <w:pPr>
        <w:tabs>
          <w:tab w:val="left" w:pos="3740"/>
        </w:tabs>
        <w:spacing w:before="90"/>
        <w:ind w:left="860"/>
        <w:rPr>
          <w:rFonts w:ascii="Times New Roman"/>
          <w:sz w:val="24"/>
        </w:rPr>
      </w:pPr>
      <w:r>
        <w:rPr>
          <w:rFonts w:ascii="Times New Roman"/>
          <w:b/>
          <w:sz w:val="24"/>
        </w:rPr>
        <w:t>To</w:t>
      </w:r>
      <w:r>
        <w:rPr>
          <w:rFonts w:ascii="Times New Roman"/>
          <w:b/>
          <w:spacing w:val="-5"/>
          <w:sz w:val="24"/>
        </w:rPr>
        <w:t xml:space="preserve"> </w:t>
      </w:r>
      <w:r>
        <w:rPr>
          <w:rFonts w:ascii="Times New Roman"/>
          <w:b/>
          <w:sz w:val="24"/>
        </w:rPr>
        <w:t>Business</w:t>
      </w:r>
      <w:r>
        <w:rPr>
          <w:rFonts w:ascii="Times New Roman"/>
          <w:b/>
          <w:spacing w:val="-5"/>
          <w:sz w:val="24"/>
        </w:rPr>
        <w:t xml:space="preserve"> </w:t>
      </w:r>
      <w:r>
        <w:rPr>
          <w:rFonts w:ascii="Times New Roman"/>
          <w:b/>
          <w:spacing w:val="-2"/>
          <w:sz w:val="24"/>
        </w:rPr>
        <w:t>Associate:</w:t>
      </w:r>
      <w:r>
        <w:rPr>
          <w:rFonts w:ascii="Times New Roman"/>
          <w:b/>
          <w:sz w:val="24"/>
        </w:rPr>
        <w:tab/>
      </w:r>
      <w:r>
        <w:rPr>
          <w:rFonts w:ascii="Times New Roman"/>
          <w:sz w:val="24"/>
        </w:rPr>
        <w:t>Totally</w:t>
      </w:r>
      <w:r>
        <w:rPr>
          <w:rFonts w:ascii="Times New Roman"/>
          <w:spacing w:val="-2"/>
          <w:sz w:val="24"/>
        </w:rPr>
        <w:t xml:space="preserve"> </w:t>
      </w:r>
      <w:r>
        <w:rPr>
          <w:rFonts w:ascii="Times New Roman"/>
          <w:sz w:val="24"/>
        </w:rPr>
        <w:t>Linking</w:t>
      </w:r>
      <w:r>
        <w:rPr>
          <w:rFonts w:ascii="Times New Roman"/>
          <w:spacing w:val="-1"/>
          <w:sz w:val="24"/>
        </w:rPr>
        <w:t xml:space="preserve"> </w:t>
      </w:r>
      <w:r>
        <w:rPr>
          <w:rFonts w:ascii="Times New Roman"/>
          <w:sz w:val="24"/>
        </w:rPr>
        <w:t>Care</w:t>
      </w:r>
      <w:r>
        <w:rPr>
          <w:rFonts w:ascii="Times New Roman"/>
          <w:spacing w:val="-4"/>
          <w:sz w:val="24"/>
        </w:rPr>
        <w:t xml:space="preserve"> </w:t>
      </w:r>
      <w:r>
        <w:rPr>
          <w:rFonts w:ascii="Times New Roman"/>
          <w:sz w:val="24"/>
        </w:rPr>
        <w:t>in</w:t>
      </w:r>
      <w:r>
        <w:rPr>
          <w:rFonts w:ascii="Times New Roman"/>
          <w:spacing w:val="-1"/>
          <w:sz w:val="24"/>
        </w:rPr>
        <w:t xml:space="preserve"> </w:t>
      </w:r>
      <w:r>
        <w:rPr>
          <w:rFonts w:ascii="Times New Roman"/>
          <w:sz w:val="24"/>
        </w:rPr>
        <w:t xml:space="preserve">Maryland, </w:t>
      </w:r>
      <w:r>
        <w:rPr>
          <w:rFonts w:ascii="Times New Roman"/>
          <w:spacing w:val="-4"/>
          <w:sz w:val="24"/>
        </w:rPr>
        <w:t>Inc.</w:t>
      </w:r>
    </w:p>
    <w:p w14:paraId="716009CC" w14:textId="77777777" w:rsidR="00BC68BC" w:rsidRDefault="00CC6B60">
      <w:pPr>
        <w:ind w:left="3741"/>
        <w:rPr>
          <w:rFonts w:ascii="Times New Roman"/>
          <w:sz w:val="24"/>
        </w:rPr>
      </w:pPr>
      <w:r>
        <w:rPr>
          <w:rFonts w:ascii="Times New Roman"/>
          <w:sz w:val="24"/>
        </w:rPr>
        <w:t>Michael</w:t>
      </w:r>
      <w:r>
        <w:rPr>
          <w:rFonts w:ascii="Times New Roman"/>
          <w:spacing w:val="-12"/>
          <w:sz w:val="24"/>
        </w:rPr>
        <w:t xml:space="preserve"> </w:t>
      </w:r>
      <w:r>
        <w:rPr>
          <w:rFonts w:ascii="Times New Roman"/>
          <w:spacing w:val="-2"/>
          <w:sz w:val="24"/>
        </w:rPr>
        <w:t>Meisel</w:t>
      </w:r>
    </w:p>
    <w:p w14:paraId="0C64CE2D" w14:textId="77777777" w:rsidR="00BC68BC" w:rsidRDefault="00CC6B60">
      <w:pPr>
        <w:ind w:left="3741"/>
        <w:rPr>
          <w:rFonts w:ascii="Times New Roman"/>
          <w:sz w:val="24"/>
        </w:rPr>
      </w:pPr>
      <w:r>
        <w:rPr>
          <w:rFonts w:ascii="Times New Roman"/>
          <w:sz w:val="24"/>
        </w:rPr>
        <w:t>Chief</w:t>
      </w:r>
      <w:r>
        <w:rPr>
          <w:rFonts w:ascii="Times New Roman"/>
          <w:spacing w:val="-5"/>
          <w:sz w:val="24"/>
        </w:rPr>
        <w:t xml:space="preserve"> </w:t>
      </w:r>
      <w:r>
        <w:rPr>
          <w:rFonts w:ascii="Times New Roman"/>
          <w:sz w:val="24"/>
        </w:rPr>
        <w:t>Financial</w:t>
      </w:r>
      <w:r>
        <w:rPr>
          <w:rFonts w:ascii="Times New Roman"/>
          <w:spacing w:val="-2"/>
          <w:sz w:val="24"/>
        </w:rPr>
        <w:t xml:space="preserve"> Officer</w:t>
      </w:r>
    </w:p>
    <w:p w14:paraId="1D103B8C" w14:textId="77777777" w:rsidR="00AF0957" w:rsidRDefault="00CC6B60">
      <w:pPr>
        <w:ind w:left="3741" w:right="2463"/>
        <w:rPr>
          <w:rFonts w:ascii="Times New Roman" w:hAnsi="Times New Roman"/>
          <w:b/>
          <w:bCs/>
          <w:sz w:val="24"/>
        </w:rPr>
      </w:pPr>
      <w:r>
        <w:rPr>
          <w:rFonts w:ascii="Times New Roman" w:hAnsi="Times New Roman"/>
          <w:sz w:val="24"/>
        </w:rPr>
        <w:t>MedStar</w:t>
      </w:r>
      <w:r>
        <w:rPr>
          <w:rFonts w:ascii="Times New Roman" w:hAnsi="Times New Roman"/>
          <w:spacing w:val="-12"/>
          <w:sz w:val="24"/>
        </w:rPr>
        <w:t xml:space="preserve"> </w:t>
      </w:r>
      <w:r>
        <w:rPr>
          <w:rFonts w:ascii="Times New Roman" w:hAnsi="Times New Roman"/>
          <w:sz w:val="24"/>
        </w:rPr>
        <w:t>St.</w:t>
      </w:r>
      <w:r>
        <w:rPr>
          <w:rFonts w:ascii="Times New Roman" w:hAnsi="Times New Roman"/>
          <w:spacing w:val="-9"/>
          <w:sz w:val="24"/>
        </w:rPr>
        <w:t xml:space="preserve"> </w:t>
      </w:r>
      <w:r>
        <w:rPr>
          <w:rFonts w:ascii="Times New Roman" w:hAnsi="Times New Roman"/>
          <w:sz w:val="24"/>
        </w:rPr>
        <w:t>Mary’s</w:t>
      </w:r>
      <w:r>
        <w:rPr>
          <w:rFonts w:ascii="Times New Roman" w:hAnsi="Times New Roman"/>
          <w:spacing w:val="-10"/>
          <w:sz w:val="24"/>
        </w:rPr>
        <w:t xml:space="preserve"> </w:t>
      </w:r>
      <w:r w:rsidR="00AF0957" w:rsidRPr="00AF0957">
        <w:rPr>
          <w:rFonts w:ascii="Times New Roman" w:hAnsi="Times New Roman"/>
          <w:sz w:val="24"/>
        </w:rPr>
        <w:t>Hospital</w:t>
      </w:r>
    </w:p>
    <w:p w14:paraId="12463997" w14:textId="5DD059C1" w:rsidR="00BC68BC" w:rsidRDefault="00CC6B60">
      <w:pPr>
        <w:ind w:left="3741" w:right="2463"/>
        <w:rPr>
          <w:rFonts w:ascii="Times New Roman" w:hAnsi="Times New Roman"/>
          <w:sz w:val="24"/>
        </w:rPr>
      </w:pPr>
      <w:r>
        <w:rPr>
          <w:rFonts w:ascii="Times New Roman" w:hAnsi="Times New Roman"/>
          <w:sz w:val="24"/>
        </w:rPr>
        <w:t xml:space="preserve"> 25500 Point Lookout Road Leonardtown, MD</w:t>
      </w:r>
      <w:r>
        <w:rPr>
          <w:rFonts w:ascii="Times New Roman" w:hAnsi="Times New Roman"/>
          <w:spacing w:val="40"/>
          <w:sz w:val="24"/>
        </w:rPr>
        <w:t xml:space="preserve"> </w:t>
      </w:r>
      <w:r>
        <w:rPr>
          <w:rFonts w:ascii="Times New Roman" w:hAnsi="Times New Roman"/>
          <w:sz w:val="24"/>
        </w:rPr>
        <w:t>20650</w:t>
      </w:r>
    </w:p>
    <w:p w14:paraId="6F342150" w14:textId="77777777" w:rsidR="00BC68BC" w:rsidRDefault="00BC68BC">
      <w:pPr>
        <w:pStyle w:val="BodyText"/>
        <w:rPr>
          <w:rFonts w:ascii="Times New Roman"/>
        </w:rPr>
      </w:pPr>
    </w:p>
    <w:p w14:paraId="3DEEF432" w14:textId="43A76EFE" w:rsidR="00BC68BC" w:rsidRDefault="00CC6B60">
      <w:pPr>
        <w:ind w:left="3741" w:right="2463"/>
        <w:rPr>
          <w:rFonts w:ascii="Times New Roman"/>
          <w:sz w:val="24"/>
        </w:rPr>
      </w:pPr>
      <w:r>
        <w:rPr>
          <w:rFonts w:ascii="Times New Roman"/>
          <w:sz w:val="24"/>
        </w:rPr>
        <w:t>Margaret</w:t>
      </w:r>
      <w:r>
        <w:rPr>
          <w:rFonts w:ascii="Times New Roman"/>
          <w:spacing w:val="-14"/>
          <w:sz w:val="24"/>
        </w:rPr>
        <w:t xml:space="preserve"> </w:t>
      </w:r>
      <w:r>
        <w:rPr>
          <w:rFonts w:ascii="Times New Roman"/>
          <w:sz w:val="24"/>
        </w:rPr>
        <w:t>Fowler,</w:t>
      </w:r>
      <w:r>
        <w:rPr>
          <w:rFonts w:ascii="Times New Roman"/>
          <w:spacing w:val="-14"/>
          <w:sz w:val="24"/>
        </w:rPr>
        <w:t xml:space="preserve"> </w:t>
      </w:r>
      <w:r>
        <w:rPr>
          <w:rFonts w:ascii="Times New Roman"/>
          <w:sz w:val="24"/>
        </w:rPr>
        <w:t>Executive</w:t>
      </w:r>
      <w:r>
        <w:rPr>
          <w:rFonts w:ascii="Times New Roman"/>
          <w:spacing w:val="-15"/>
          <w:sz w:val="24"/>
        </w:rPr>
        <w:t xml:space="preserve"> </w:t>
      </w:r>
      <w:r>
        <w:rPr>
          <w:rFonts w:ascii="Times New Roman"/>
          <w:sz w:val="24"/>
        </w:rPr>
        <w:t xml:space="preserve">Director </w:t>
      </w:r>
      <w:hyperlink r:id="rId14">
        <w:r>
          <w:rPr>
            <w:rFonts w:ascii="Times New Roman"/>
            <w:color w:val="0462C1"/>
            <w:spacing w:val="-2"/>
            <w:sz w:val="24"/>
            <w:u w:val="single" w:color="0462C1"/>
          </w:rPr>
          <w:t>Margaret.Fowler@tlc-md.org</w:t>
        </w:r>
      </w:hyperlink>
      <w:r>
        <w:rPr>
          <w:rFonts w:ascii="Times New Roman"/>
          <w:color w:val="0462C1"/>
          <w:spacing w:val="80"/>
          <w:sz w:val="24"/>
        </w:rPr>
        <w:t xml:space="preserve"> </w:t>
      </w:r>
      <w:r>
        <w:rPr>
          <w:rFonts w:ascii="Times New Roman"/>
          <w:sz w:val="24"/>
        </w:rPr>
        <w:t>Phone:</w:t>
      </w:r>
      <w:r>
        <w:rPr>
          <w:rFonts w:ascii="Times New Roman"/>
          <w:spacing w:val="40"/>
          <w:sz w:val="24"/>
        </w:rPr>
        <w:t xml:space="preserve"> </w:t>
      </w:r>
      <w:r>
        <w:rPr>
          <w:rFonts w:ascii="Times New Roman"/>
          <w:sz w:val="24"/>
        </w:rPr>
        <w:t>443</w:t>
      </w:r>
      <w:r w:rsidR="00AF0957">
        <w:rPr>
          <w:rFonts w:ascii="Times New Roman"/>
          <w:sz w:val="24"/>
        </w:rPr>
        <w:t>-</w:t>
      </w:r>
      <w:r>
        <w:rPr>
          <w:rFonts w:ascii="Times New Roman"/>
          <w:sz w:val="24"/>
        </w:rPr>
        <w:t xml:space="preserve"> 771-2291</w:t>
      </w:r>
    </w:p>
    <w:p w14:paraId="131AFF01" w14:textId="77777777" w:rsidR="00BC68BC" w:rsidRDefault="00BC68BC">
      <w:pPr>
        <w:pStyle w:val="BodyText"/>
        <w:rPr>
          <w:rFonts w:ascii="Times New Roman"/>
          <w:sz w:val="24"/>
        </w:rPr>
      </w:pPr>
    </w:p>
    <w:p w14:paraId="0DB57EDE" w14:textId="77777777" w:rsidR="00BC68BC" w:rsidRDefault="00CC6B60">
      <w:pPr>
        <w:spacing w:before="1"/>
        <w:ind w:left="140"/>
        <w:rPr>
          <w:rFonts w:ascii="Times New Roman"/>
          <w:sz w:val="24"/>
        </w:rPr>
      </w:pPr>
      <w:r>
        <w:rPr>
          <w:rFonts w:ascii="Times New Roman"/>
          <w:sz w:val="24"/>
        </w:rPr>
        <w:t>Each party reserves the right to change address for receiving notice during the term of this BAA upon written notice to the other parties.</w:t>
      </w:r>
    </w:p>
    <w:p w14:paraId="06D0B24A" w14:textId="77777777" w:rsidR="00BC68BC" w:rsidRDefault="00BC68BC">
      <w:pPr>
        <w:pStyle w:val="BodyText"/>
        <w:spacing w:before="11"/>
        <w:rPr>
          <w:rFonts w:ascii="Times New Roman"/>
          <w:sz w:val="23"/>
        </w:rPr>
      </w:pPr>
    </w:p>
    <w:p w14:paraId="0F5477BC" w14:textId="77777777" w:rsidR="00BC68BC" w:rsidRDefault="00CC6B60">
      <w:pPr>
        <w:pStyle w:val="ListParagraph"/>
        <w:numPr>
          <w:ilvl w:val="0"/>
          <w:numId w:val="1"/>
        </w:numPr>
        <w:tabs>
          <w:tab w:val="left" w:pos="1581"/>
        </w:tabs>
        <w:ind w:right="258" w:firstLine="719"/>
        <w:jc w:val="both"/>
        <w:rPr>
          <w:sz w:val="24"/>
        </w:rPr>
      </w:pPr>
      <w:r>
        <w:rPr>
          <w:sz w:val="24"/>
          <w:u w:val="single"/>
        </w:rPr>
        <w:t>Counterparts</w:t>
      </w:r>
      <w:r>
        <w:rPr>
          <w:sz w:val="24"/>
        </w:rPr>
        <w:t>.</w:t>
      </w:r>
      <w:r>
        <w:rPr>
          <w:spacing w:val="40"/>
          <w:sz w:val="24"/>
        </w:rPr>
        <w:t xml:space="preserve"> </w:t>
      </w:r>
      <w:r>
        <w:rPr>
          <w:sz w:val="24"/>
        </w:rPr>
        <w:t>The</w:t>
      </w:r>
      <w:r>
        <w:rPr>
          <w:spacing w:val="-3"/>
          <w:sz w:val="24"/>
        </w:rPr>
        <w:t xml:space="preserve"> </w:t>
      </w:r>
      <w:r>
        <w:rPr>
          <w:sz w:val="24"/>
        </w:rPr>
        <w:t>parties</w:t>
      </w:r>
      <w:r>
        <w:rPr>
          <w:spacing w:val="-1"/>
          <w:sz w:val="24"/>
        </w:rPr>
        <w:t xml:space="preserve"> </w:t>
      </w:r>
      <w:r>
        <w:rPr>
          <w:sz w:val="24"/>
        </w:rPr>
        <w:t>agree</w:t>
      </w:r>
      <w:r>
        <w:rPr>
          <w:spacing w:val="-2"/>
          <w:sz w:val="24"/>
        </w:rPr>
        <w:t xml:space="preserve"> </w:t>
      </w:r>
      <w:r>
        <w:rPr>
          <w:sz w:val="24"/>
        </w:rPr>
        <w:t>that</w:t>
      </w:r>
      <w:r>
        <w:rPr>
          <w:spacing w:val="-1"/>
          <w:sz w:val="24"/>
        </w:rPr>
        <w:t xml:space="preserve"> </w:t>
      </w:r>
      <w:r>
        <w:rPr>
          <w:sz w:val="24"/>
        </w:rPr>
        <w:t>this BAA</w:t>
      </w:r>
      <w:r>
        <w:rPr>
          <w:spacing w:val="-2"/>
          <w:sz w:val="24"/>
        </w:rPr>
        <w:t xml:space="preserve"> </w:t>
      </w:r>
      <w:r>
        <w:rPr>
          <w:sz w:val="24"/>
        </w:rPr>
        <w:t>and</w:t>
      </w:r>
      <w:r>
        <w:rPr>
          <w:spacing w:val="-1"/>
          <w:sz w:val="24"/>
        </w:rPr>
        <w:t xml:space="preserve"> </w:t>
      </w:r>
      <w:r>
        <w:rPr>
          <w:sz w:val="24"/>
        </w:rPr>
        <w:t>all</w:t>
      </w:r>
      <w:r>
        <w:rPr>
          <w:spacing w:val="-1"/>
          <w:sz w:val="24"/>
        </w:rPr>
        <w:t xml:space="preserve"> </w:t>
      </w:r>
      <w:r>
        <w:rPr>
          <w:sz w:val="24"/>
        </w:rPr>
        <w:t>amendments</w:t>
      </w:r>
      <w:r>
        <w:rPr>
          <w:spacing w:val="-1"/>
          <w:sz w:val="24"/>
        </w:rPr>
        <w:t xml:space="preserve"> </w:t>
      </w:r>
      <w:r>
        <w:rPr>
          <w:sz w:val="24"/>
        </w:rPr>
        <w:t>may</w:t>
      </w:r>
      <w:r>
        <w:rPr>
          <w:spacing w:val="-2"/>
          <w:sz w:val="24"/>
        </w:rPr>
        <w:t xml:space="preserve"> </w:t>
      </w:r>
      <w:r>
        <w:rPr>
          <w:sz w:val="24"/>
        </w:rPr>
        <w:t>be</w:t>
      </w:r>
      <w:r>
        <w:rPr>
          <w:spacing w:val="-2"/>
          <w:sz w:val="24"/>
        </w:rPr>
        <w:t xml:space="preserve"> </w:t>
      </w:r>
      <w:r>
        <w:rPr>
          <w:sz w:val="24"/>
        </w:rPr>
        <w:t xml:space="preserve">signed </w:t>
      </w:r>
      <w:proofErr w:type="gramStart"/>
      <w:r>
        <w:rPr>
          <w:sz w:val="24"/>
        </w:rPr>
        <w:t>in</w:t>
      </w:r>
      <w:proofErr w:type="gramEnd"/>
      <w:r>
        <w:rPr>
          <w:sz w:val="24"/>
        </w:rPr>
        <w:t xml:space="preserve"> counterparts, each of which shall constitute one and the same document.</w:t>
      </w:r>
    </w:p>
    <w:p w14:paraId="36821946" w14:textId="77777777" w:rsidR="00BC68BC" w:rsidRDefault="00BC68BC">
      <w:pPr>
        <w:pStyle w:val="BodyText"/>
        <w:spacing w:before="1"/>
        <w:rPr>
          <w:rFonts w:ascii="Times New Roman"/>
          <w:sz w:val="24"/>
        </w:rPr>
      </w:pPr>
    </w:p>
    <w:p w14:paraId="38107230" w14:textId="77777777" w:rsidR="00BC68BC" w:rsidRDefault="00CC6B60">
      <w:pPr>
        <w:pStyle w:val="ListParagraph"/>
        <w:numPr>
          <w:ilvl w:val="0"/>
          <w:numId w:val="1"/>
        </w:numPr>
        <w:tabs>
          <w:tab w:val="left" w:pos="1581"/>
        </w:tabs>
        <w:ind w:right="256" w:firstLine="719"/>
        <w:jc w:val="both"/>
        <w:rPr>
          <w:sz w:val="24"/>
        </w:rPr>
      </w:pPr>
      <w:r>
        <w:rPr>
          <w:sz w:val="24"/>
          <w:u w:val="single"/>
        </w:rPr>
        <w:t>No Waiver</w:t>
      </w:r>
      <w:r>
        <w:rPr>
          <w:sz w:val="24"/>
        </w:rPr>
        <w:t>.</w:t>
      </w:r>
      <w:r>
        <w:rPr>
          <w:spacing w:val="40"/>
          <w:sz w:val="24"/>
        </w:rPr>
        <w:t xml:space="preserve"> </w:t>
      </w:r>
      <w:r>
        <w:rPr>
          <w:sz w:val="24"/>
        </w:rPr>
        <w:t xml:space="preserve">Nothing in this BAA shall be deemed to constitute a waiver of any privilege, and the parties preserve all </w:t>
      </w:r>
      <w:proofErr w:type="gramStart"/>
      <w:r>
        <w:rPr>
          <w:sz w:val="24"/>
        </w:rPr>
        <w:t>right</w:t>
      </w:r>
      <w:proofErr w:type="gramEnd"/>
      <w:r>
        <w:rPr>
          <w:sz w:val="24"/>
        </w:rPr>
        <w:t xml:space="preserve"> to claim such privilege.</w:t>
      </w:r>
    </w:p>
    <w:p w14:paraId="69F97A85" w14:textId="77777777" w:rsidR="00BC68BC" w:rsidRDefault="00BC68BC">
      <w:pPr>
        <w:pStyle w:val="BodyText"/>
        <w:rPr>
          <w:rFonts w:ascii="Times New Roman"/>
          <w:sz w:val="24"/>
        </w:rPr>
      </w:pPr>
    </w:p>
    <w:p w14:paraId="22DE2D6A" w14:textId="77777777" w:rsidR="00BC68BC" w:rsidRDefault="00CC6B60">
      <w:pPr>
        <w:pStyle w:val="ListParagraph"/>
        <w:numPr>
          <w:ilvl w:val="0"/>
          <w:numId w:val="1"/>
        </w:numPr>
        <w:tabs>
          <w:tab w:val="left" w:pos="1581"/>
        </w:tabs>
        <w:ind w:right="256" w:firstLine="719"/>
        <w:jc w:val="both"/>
        <w:rPr>
          <w:sz w:val="24"/>
        </w:rPr>
      </w:pPr>
      <w:r>
        <w:rPr>
          <w:sz w:val="24"/>
          <w:u w:val="single"/>
        </w:rPr>
        <w:t>Effect on Agreement</w:t>
      </w:r>
      <w:r>
        <w:rPr>
          <w:sz w:val="24"/>
        </w:rPr>
        <w:t>.</w:t>
      </w:r>
      <w:r>
        <w:rPr>
          <w:spacing w:val="40"/>
          <w:sz w:val="24"/>
        </w:rPr>
        <w:t xml:space="preserve"> </w:t>
      </w:r>
      <w:r>
        <w:rPr>
          <w:sz w:val="24"/>
        </w:rPr>
        <w:t>Except as specifically required to implement the purposes of this BAA or to the extent inconsistent with the BAA, all other terms of the Agreement shall remain in full force and effect.</w:t>
      </w:r>
    </w:p>
    <w:p w14:paraId="408100F7" w14:textId="247929D2" w:rsidR="00BC68BC" w:rsidRDefault="00BC68BC">
      <w:pPr>
        <w:pStyle w:val="BodyText"/>
        <w:rPr>
          <w:rFonts w:ascii="Times New Roman"/>
          <w:sz w:val="26"/>
        </w:rPr>
      </w:pPr>
    </w:p>
    <w:p w14:paraId="4787827E" w14:textId="5CE13C8F" w:rsidR="00BC68BC" w:rsidRDefault="00BC68BC" w:rsidP="00EA4A7B">
      <w:pPr>
        <w:ind w:right="2066"/>
        <w:rPr>
          <w:rFonts w:ascii="Times New Roman"/>
          <w:sz w:val="24"/>
        </w:rPr>
      </w:pPr>
    </w:p>
    <w:p w14:paraId="0BB98B1B" w14:textId="30D000C3" w:rsidR="00EA4A7B" w:rsidRDefault="00EA4A7B" w:rsidP="00EA4A7B">
      <w:pPr>
        <w:ind w:right="2066"/>
        <w:jc w:val="center"/>
        <w:rPr>
          <w:rFonts w:ascii="Times New Roman"/>
          <w:sz w:val="24"/>
        </w:rPr>
      </w:pPr>
      <w:r>
        <w:rPr>
          <w:rFonts w:ascii="Times New Roman"/>
          <w:sz w:val="24"/>
        </w:rPr>
        <w:t xml:space="preserve">                                [</w:t>
      </w:r>
      <w:r>
        <w:rPr>
          <w:rFonts w:ascii="Times New Roman"/>
          <w:i/>
          <w:sz w:val="24"/>
        </w:rPr>
        <w:t>Signatures</w:t>
      </w:r>
      <w:r>
        <w:rPr>
          <w:rFonts w:ascii="Times New Roman"/>
          <w:i/>
          <w:spacing w:val="-4"/>
          <w:sz w:val="24"/>
        </w:rPr>
        <w:t xml:space="preserve"> </w:t>
      </w:r>
      <w:r>
        <w:rPr>
          <w:rFonts w:ascii="Times New Roman"/>
          <w:i/>
          <w:sz w:val="24"/>
        </w:rPr>
        <w:t>follow</w:t>
      </w:r>
      <w:r>
        <w:rPr>
          <w:rFonts w:ascii="Times New Roman"/>
          <w:i/>
          <w:spacing w:val="-4"/>
          <w:sz w:val="24"/>
        </w:rPr>
        <w:t xml:space="preserve"> </w:t>
      </w:r>
      <w:r>
        <w:rPr>
          <w:rFonts w:ascii="Times New Roman"/>
          <w:i/>
          <w:sz w:val="24"/>
        </w:rPr>
        <w:t>on</w:t>
      </w:r>
      <w:r>
        <w:rPr>
          <w:rFonts w:ascii="Times New Roman"/>
          <w:i/>
          <w:spacing w:val="-4"/>
          <w:sz w:val="24"/>
        </w:rPr>
        <w:t xml:space="preserve"> </w:t>
      </w:r>
      <w:r>
        <w:rPr>
          <w:rFonts w:ascii="Times New Roman"/>
          <w:i/>
          <w:sz w:val="24"/>
        </w:rPr>
        <w:t>next</w:t>
      </w:r>
      <w:r>
        <w:rPr>
          <w:rFonts w:ascii="Times New Roman"/>
          <w:i/>
          <w:spacing w:val="-4"/>
          <w:sz w:val="24"/>
        </w:rPr>
        <w:t xml:space="preserve"> </w:t>
      </w:r>
      <w:r>
        <w:rPr>
          <w:rFonts w:ascii="Times New Roman"/>
          <w:i/>
          <w:spacing w:val="-2"/>
          <w:sz w:val="24"/>
        </w:rPr>
        <w:t>page.</w:t>
      </w:r>
      <w:r>
        <w:rPr>
          <w:rFonts w:ascii="Times New Roman"/>
          <w:spacing w:val="-2"/>
          <w:sz w:val="24"/>
        </w:rPr>
        <w:t>]</w:t>
      </w:r>
    </w:p>
    <w:p w14:paraId="21907E5D" w14:textId="77777777" w:rsidR="00BC68BC" w:rsidRDefault="00BC68BC">
      <w:pPr>
        <w:jc w:val="center"/>
        <w:rPr>
          <w:rFonts w:ascii="Times New Roman"/>
          <w:sz w:val="24"/>
        </w:rPr>
      </w:pPr>
    </w:p>
    <w:p w14:paraId="73ADE725" w14:textId="2023C45F" w:rsidR="00216F7A" w:rsidRDefault="00216F7A">
      <w:pPr>
        <w:jc w:val="center"/>
        <w:rPr>
          <w:rFonts w:ascii="Times New Roman"/>
          <w:sz w:val="24"/>
        </w:rPr>
      </w:pPr>
    </w:p>
    <w:p w14:paraId="34A5F730" w14:textId="46B455F4" w:rsidR="00216F7A" w:rsidRDefault="00216F7A">
      <w:pPr>
        <w:jc w:val="center"/>
        <w:rPr>
          <w:rFonts w:ascii="Times New Roman"/>
          <w:sz w:val="24"/>
        </w:rPr>
        <w:sectPr w:rsidR="00216F7A" w:rsidSect="00F22318">
          <w:footerReference w:type="default" r:id="rId15"/>
          <w:footerReference w:type="first" r:id="rId16"/>
          <w:pgSz w:w="12240" w:h="15840"/>
          <w:pgMar w:top="1360" w:right="1180" w:bottom="880" w:left="1300" w:header="0" w:footer="694" w:gutter="0"/>
          <w:cols w:space="720"/>
          <w:titlePg/>
          <w:docGrid w:linePitch="299"/>
        </w:sectPr>
      </w:pPr>
    </w:p>
    <w:p w14:paraId="5E08B6FD" w14:textId="77777777" w:rsidR="00BC68BC" w:rsidRDefault="00CC6B60">
      <w:pPr>
        <w:spacing w:before="79"/>
        <w:ind w:left="140" w:firstLine="719"/>
        <w:rPr>
          <w:rFonts w:ascii="Times New Roman"/>
          <w:sz w:val="24"/>
        </w:rPr>
      </w:pPr>
      <w:r>
        <w:rPr>
          <w:rFonts w:ascii="Times New Roman"/>
          <w:sz w:val="24"/>
        </w:rPr>
        <w:lastRenderedPageBreak/>
        <w:t>IN</w:t>
      </w:r>
      <w:r>
        <w:rPr>
          <w:rFonts w:ascii="Times New Roman"/>
          <w:spacing w:val="40"/>
          <w:sz w:val="24"/>
        </w:rPr>
        <w:t xml:space="preserve"> </w:t>
      </w:r>
      <w:r>
        <w:rPr>
          <w:rFonts w:ascii="Times New Roman"/>
          <w:sz w:val="24"/>
        </w:rPr>
        <w:t>WITNESS</w:t>
      </w:r>
      <w:r>
        <w:rPr>
          <w:rFonts w:ascii="Times New Roman"/>
          <w:spacing w:val="70"/>
          <w:sz w:val="24"/>
        </w:rPr>
        <w:t xml:space="preserve"> </w:t>
      </w:r>
      <w:r>
        <w:rPr>
          <w:rFonts w:ascii="Times New Roman"/>
          <w:sz w:val="24"/>
        </w:rPr>
        <w:t>WHEREOF,</w:t>
      </w:r>
      <w:r>
        <w:rPr>
          <w:rFonts w:ascii="Times New Roman"/>
          <w:spacing w:val="70"/>
          <w:sz w:val="24"/>
        </w:rPr>
        <w:t xml:space="preserve"> </w:t>
      </w:r>
      <w:r>
        <w:rPr>
          <w:rFonts w:ascii="Times New Roman"/>
          <w:sz w:val="24"/>
        </w:rPr>
        <w:t>the</w:t>
      </w:r>
      <w:r>
        <w:rPr>
          <w:rFonts w:ascii="Times New Roman"/>
          <w:spacing w:val="71"/>
          <w:sz w:val="24"/>
        </w:rPr>
        <w:t xml:space="preserve"> </w:t>
      </w:r>
      <w:r>
        <w:rPr>
          <w:rFonts w:ascii="Times New Roman"/>
          <w:sz w:val="24"/>
        </w:rPr>
        <w:t>parties</w:t>
      </w:r>
      <w:r>
        <w:rPr>
          <w:rFonts w:ascii="Times New Roman"/>
          <w:spacing w:val="70"/>
          <w:sz w:val="24"/>
        </w:rPr>
        <w:t xml:space="preserve"> </w:t>
      </w:r>
      <w:r>
        <w:rPr>
          <w:rFonts w:ascii="Times New Roman"/>
          <w:sz w:val="24"/>
        </w:rPr>
        <w:t>hereto</w:t>
      </w:r>
      <w:r>
        <w:rPr>
          <w:rFonts w:ascii="Times New Roman"/>
          <w:spacing w:val="73"/>
          <w:sz w:val="24"/>
        </w:rPr>
        <w:t xml:space="preserve"> </w:t>
      </w:r>
      <w:r>
        <w:rPr>
          <w:rFonts w:ascii="Times New Roman"/>
          <w:sz w:val="24"/>
        </w:rPr>
        <w:t>have</w:t>
      </w:r>
      <w:r>
        <w:rPr>
          <w:rFonts w:ascii="Times New Roman"/>
          <w:spacing w:val="71"/>
          <w:sz w:val="24"/>
        </w:rPr>
        <w:t xml:space="preserve"> </w:t>
      </w:r>
      <w:r>
        <w:rPr>
          <w:rFonts w:ascii="Times New Roman"/>
          <w:sz w:val="24"/>
        </w:rPr>
        <w:t>caused</w:t>
      </w:r>
      <w:r>
        <w:rPr>
          <w:rFonts w:ascii="Times New Roman"/>
          <w:spacing w:val="72"/>
          <w:sz w:val="24"/>
        </w:rPr>
        <w:t xml:space="preserve"> </w:t>
      </w:r>
      <w:r>
        <w:rPr>
          <w:rFonts w:ascii="Times New Roman"/>
          <w:sz w:val="24"/>
        </w:rPr>
        <w:t>this</w:t>
      </w:r>
      <w:r>
        <w:rPr>
          <w:rFonts w:ascii="Times New Roman"/>
          <w:spacing w:val="76"/>
          <w:sz w:val="24"/>
        </w:rPr>
        <w:t xml:space="preserve"> </w:t>
      </w:r>
      <w:r>
        <w:rPr>
          <w:rFonts w:ascii="Times New Roman"/>
          <w:sz w:val="24"/>
        </w:rPr>
        <w:t>Business</w:t>
      </w:r>
      <w:r>
        <w:rPr>
          <w:rFonts w:ascii="Times New Roman"/>
          <w:spacing w:val="70"/>
          <w:sz w:val="24"/>
        </w:rPr>
        <w:t xml:space="preserve"> </w:t>
      </w:r>
      <w:r>
        <w:rPr>
          <w:rFonts w:ascii="Times New Roman"/>
          <w:sz w:val="24"/>
        </w:rPr>
        <w:t>Associate Agreement to be signed by their duly authorized officers.</w:t>
      </w:r>
    </w:p>
    <w:p w14:paraId="0F60FDDA" w14:textId="77777777" w:rsidR="00BC68BC" w:rsidRDefault="00BC68BC">
      <w:pPr>
        <w:pStyle w:val="BodyText"/>
        <w:rPr>
          <w:rFonts w:ascii="Times New Roman"/>
          <w:sz w:val="24"/>
        </w:rPr>
      </w:pPr>
    </w:p>
    <w:p w14:paraId="16F743ED" w14:textId="7BC730B7" w:rsidR="00BC68BC" w:rsidRDefault="00AF65C9">
      <w:pPr>
        <w:pStyle w:val="Heading1"/>
        <w:tabs>
          <w:tab w:val="left" w:pos="5901"/>
        </w:tabs>
        <w:ind w:left="140" w:firstLine="0"/>
      </w:pPr>
      <w:r>
        <w:t>BUSINESS ASSOCIATE</w:t>
      </w:r>
      <w:r>
        <w:tab/>
        <w:t>COVERED ENTITY</w:t>
      </w:r>
    </w:p>
    <w:p w14:paraId="26F5A9A0" w14:textId="77777777" w:rsidR="00BC68BC" w:rsidRDefault="00BC68BC">
      <w:pPr>
        <w:pStyle w:val="BodyText"/>
        <w:spacing w:before="2"/>
        <w:rPr>
          <w:rFonts w:ascii="Times New Roman"/>
          <w:b/>
          <w:sz w:val="16"/>
        </w:rPr>
      </w:pPr>
    </w:p>
    <w:p w14:paraId="078BE95E" w14:textId="37AF937E" w:rsidR="00AF65C9" w:rsidRDefault="001F22BD" w:rsidP="00AF65C9">
      <w:pPr>
        <w:tabs>
          <w:tab w:val="left" w:pos="4515"/>
          <w:tab w:val="left" w:pos="5901"/>
          <w:tab w:val="left" w:pos="9483"/>
        </w:tabs>
        <w:spacing w:before="90" w:line="480" w:lineRule="auto"/>
        <w:ind w:left="140" w:right="106"/>
        <w:rPr>
          <w:rFonts w:ascii="Times New Roman"/>
          <w:sz w:val="24"/>
        </w:rPr>
      </w:pPr>
      <w:r>
        <w:rPr>
          <w:rFonts w:ascii="Times New Roman"/>
          <w:sz w:val="24"/>
        </w:rPr>
        <w:t>Totally</w:t>
      </w:r>
      <w:r>
        <w:rPr>
          <w:rFonts w:ascii="Times New Roman"/>
          <w:spacing w:val="-8"/>
          <w:sz w:val="24"/>
        </w:rPr>
        <w:t xml:space="preserve"> </w:t>
      </w:r>
      <w:r>
        <w:rPr>
          <w:rFonts w:ascii="Times New Roman"/>
          <w:sz w:val="24"/>
        </w:rPr>
        <w:t>Linking</w:t>
      </w:r>
      <w:r>
        <w:rPr>
          <w:rFonts w:ascii="Times New Roman"/>
          <w:spacing w:val="-8"/>
          <w:sz w:val="24"/>
        </w:rPr>
        <w:t xml:space="preserve"> </w:t>
      </w:r>
      <w:r>
        <w:rPr>
          <w:rFonts w:ascii="Times New Roman"/>
          <w:sz w:val="24"/>
        </w:rPr>
        <w:t>Care</w:t>
      </w:r>
      <w:r>
        <w:rPr>
          <w:rFonts w:ascii="Times New Roman"/>
          <w:spacing w:val="-10"/>
          <w:sz w:val="24"/>
        </w:rPr>
        <w:t xml:space="preserve"> </w:t>
      </w:r>
      <w:r>
        <w:rPr>
          <w:rFonts w:ascii="Times New Roman"/>
          <w:sz w:val="24"/>
        </w:rPr>
        <w:t>in</w:t>
      </w:r>
      <w:r>
        <w:rPr>
          <w:rFonts w:ascii="Times New Roman"/>
          <w:spacing w:val="-8"/>
          <w:sz w:val="24"/>
        </w:rPr>
        <w:t xml:space="preserve"> </w:t>
      </w:r>
      <w:r>
        <w:rPr>
          <w:rFonts w:ascii="Times New Roman"/>
          <w:sz w:val="24"/>
        </w:rPr>
        <w:t>Maryland,</w:t>
      </w:r>
      <w:r>
        <w:rPr>
          <w:rFonts w:ascii="Times New Roman"/>
          <w:spacing w:val="-7"/>
          <w:sz w:val="24"/>
        </w:rPr>
        <w:t xml:space="preserve"> </w:t>
      </w:r>
      <w:r>
        <w:rPr>
          <w:rFonts w:ascii="Times New Roman"/>
          <w:sz w:val="24"/>
        </w:rPr>
        <w:t xml:space="preserve">Inc. </w:t>
      </w:r>
      <w:r w:rsidR="00AF65C9">
        <w:rPr>
          <w:rFonts w:ascii="Times New Roman"/>
          <w:sz w:val="24"/>
        </w:rPr>
        <w:tab/>
      </w:r>
      <w:r w:rsidR="00AF65C9">
        <w:rPr>
          <w:rFonts w:ascii="Times New Roman"/>
          <w:sz w:val="24"/>
        </w:rPr>
        <w:tab/>
      </w:r>
      <w:ins w:id="196" w:author="PD CATCH" w:date="2026-03-06T12:33:00Z" w16du:dateUtc="2026-03-06T18:33:00Z">
        <w:r w:rsidR="009A2DF0">
          <w:rPr>
            <w:rFonts w:ascii="Times New Roman"/>
            <w:sz w:val="24"/>
          </w:rPr>
          <w:t>CATCH Greater Houston</w:t>
        </w:r>
      </w:ins>
      <w:del w:id="197" w:author="PD CATCH" w:date="2026-03-06T12:33:00Z" w16du:dateUtc="2026-03-06T18:33:00Z">
        <w:r w:rsidR="00AF65C9" w:rsidDel="009A2DF0">
          <w:rPr>
            <w:rFonts w:ascii="Times New Roman"/>
            <w:sz w:val="24"/>
          </w:rPr>
          <w:delText>[Entity Name]</w:delText>
        </w:r>
      </w:del>
    </w:p>
    <w:p w14:paraId="39792063" w14:textId="23A4E257" w:rsidR="00BC68BC" w:rsidRDefault="001F22BD" w:rsidP="00AF65C9">
      <w:pPr>
        <w:tabs>
          <w:tab w:val="left" w:pos="4515"/>
          <w:tab w:val="left" w:pos="5901"/>
          <w:tab w:val="left" w:pos="9483"/>
        </w:tabs>
        <w:spacing w:before="90" w:line="480" w:lineRule="auto"/>
        <w:ind w:left="140" w:right="106"/>
        <w:rPr>
          <w:rFonts w:ascii="Times New Roman"/>
          <w:sz w:val="24"/>
        </w:rPr>
      </w:pPr>
      <w:r>
        <w:rPr>
          <w:rFonts w:ascii="Times New Roman"/>
          <w:sz w:val="24"/>
        </w:rPr>
        <w:t>By:</w:t>
      </w:r>
      <w:r>
        <w:rPr>
          <w:rFonts w:ascii="Times New Roman"/>
          <w:spacing w:val="43"/>
          <w:sz w:val="24"/>
        </w:rPr>
        <w:t xml:space="preserve"> </w:t>
      </w:r>
      <w:r>
        <w:rPr>
          <w:rFonts w:ascii="Times New Roman"/>
          <w:sz w:val="24"/>
          <w:u w:val="single"/>
        </w:rPr>
        <w:tab/>
      </w:r>
      <w:r>
        <w:rPr>
          <w:rFonts w:ascii="Times New Roman"/>
          <w:sz w:val="24"/>
        </w:rPr>
        <w:tab/>
        <w:t xml:space="preserve">By: </w:t>
      </w:r>
      <w:r>
        <w:rPr>
          <w:rFonts w:ascii="Times New Roman"/>
          <w:sz w:val="24"/>
          <w:u w:val="single"/>
        </w:rPr>
        <w:tab/>
      </w:r>
    </w:p>
    <w:p w14:paraId="76DC57D1" w14:textId="77777777" w:rsidR="00BC68BC" w:rsidRDefault="00CC6B60">
      <w:pPr>
        <w:tabs>
          <w:tab w:val="left" w:pos="4495"/>
          <w:tab w:val="left" w:pos="5901"/>
          <w:tab w:val="left" w:pos="9537"/>
        </w:tabs>
        <w:ind w:left="140"/>
        <w:rPr>
          <w:rFonts w:ascii="Times New Roman"/>
          <w:sz w:val="24"/>
        </w:rPr>
      </w:pPr>
      <w:r>
        <w:rPr>
          <w:rFonts w:ascii="Times New Roman"/>
          <w:sz w:val="24"/>
        </w:rPr>
        <w:t xml:space="preserve">Name: </w:t>
      </w:r>
      <w:r>
        <w:rPr>
          <w:rFonts w:ascii="Times New Roman"/>
          <w:sz w:val="24"/>
          <w:u w:val="single"/>
        </w:rPr>
        <w:tab/>
      </w:r>
      <w:r>
        <w:rPr>
          <w:rFonts w:ascii="Times New Roman"/>
          <w:sz w:val="24"/>
        </w:rPr>
        <w:tab/>
        <w:t xml:space="preserve">Name: </w:t>
      </w:r>
      <w:r>
        <w:rPr>
          <w:rFonts w:ascii="Times New Roman"/>
          <w:sz w:val="24"/>
          <w:u w:val="single"/>
        </w:rPr>
        <w:tab/>
      </w:r>
    </w:p>
    <w:p w14:paraId="7E21F5AB" w14:textId="77777777" w:rsidR="00BC68BC" w:rsidRDefault="00BC68BC">
      <w:pPr>
        <w:pStyle w:val="BodyText"/>
        <w:spacing w:before="2"/>
        <w:rPr>
          <w:rFonts w:ascii="Times New Roman"/>
          <w:sz w:val="16"/>
        </w:rPr>
      </w:pPr>
    </w:p>
    <w:p w14:paraId="77DA8DFD" w14:textId="77777777" w:rsidR="00BC68BC" w:rsidRDefault="00CC6B60">
      <w:pPr>
        <w:tabs>
          <w:tab w:val="left" w:pos="4496"/>
          <w:tab w:val="left" w:pos="5901"/>
          <w:tab w:val="left" w:pos="9537"/>
        </w:tabs>
        <w:spacing w:before="90"/>
        <w:ind w:left="140"/>
        <w:rPr>
          <w:rFonts w:ascii="Times New Roman"/>
          <w:sz w:val="24"/>
          <w:u w:val="single"/>
        </w:rPr>
      </w:pPr>
      <w:r>
        <w:rPr>
          <w:rFonts w:ascii="Times New Roman"/>
          <w:sz w:val="24"/>
        </w:rPr>
        <w:t xml:space="preserve">Title: </w:t>
      </w:r>
      <w:r>
        <w:rPr>
          <w:rFonts w:ascii="Times New Roman"/>
          <w:sz w:val="24"/>
          <w:u w:val="single"/>
        </w:rPr>
        <w:tab/>
      </w:r>
      <w:r>
        <w:rPr>
          <w:rFonts w:ascii="Times New Roman"/>
          <w:sz w:val="24"/>
        </w:rPr>
        <w:tab/>
        <w:t xml:space="preserve">Title: </w:t>
      </w:r>
      <w:r>
        <w:rPr>
          <w:rFonts w:ascii="Times New Roman"/>
          <w:sz w:val="24"/>
          <w:u w:val="single"/>
        </w:rPr>
        <w:tab/>
      </w:r>
    </w:p>
    <w:p w14:paraId="2F312EE9" w14:textId="77777777" w:rsidR="00AF65C9" w:rsidRDefault="00AF65C9">
      <w:pPr>
        <w:tabs>
          <w:tab w:val="left" w:pos="4496"/>
          <w:tab w:val="left" w:pos="5901"/>
          <w:tab w:val="left" w:pos="9537"/>
        </w:tabs>
        <w:spacing w:before="90"/>
        <w:ind w:left="140"/>
        <w:rPr>
          <w:rFonts w:ascii="Times New Roman"/>
          <w:sz w:val="24"/>
          <w:u w:val="single"/>
        </w:rPr>
      </w:pPr>
    </w:p>
    <w:p w14:paraId="3D564490" w14:textId="317980A6" w:rsidR="00AF65C9" w:rsidRDefault="00AF65C9">
      <w:pPr>
        <w:tabs>
          <w:tab w:val="left" w:pos="4496"/>
          <w:tab w:val="left" w:pos="5901"/>
          <w:tab w:val="left" w:pos="9537"/>
        </w:tabs>
        <w:spacing w:before="90"/>
        <w:ind w:left="140"/>
        <w:rPr>
          <w:rFonts w:ascii="Times New Roman"/>
          <w:sz w:val="24"/>
        </w:rPr>
      </w:pPr>
      <w:r>
        <w:rPr>
          <w:rFonts w:ascii="Times New Roman"/>
          <w:sz w:val="24"/>
        </w:rPr>
        <w:tab/>
      </w:r>
      <w:r>
        <w:rPr>
          <w:rFonts w:ascii="Times New Roman"/>
          <w:sz w:val="24"/>
        </w:rPr>
        <w:tab/>
      </w:r>
    </w:p>
    <w:p w14:paraId="636C12C1" w14:textId="4E40702D" w:rsidR="00AF65C9" w:rsidRPr="00AF65C9" w:rsidRDefault="00AF65C9">
      <w:pPr>
        <w:tabs>
          <w:tab w:val="left" w:pos="4496"/>
          <w:tab w:val="left" w:pos="5901"/>
          <w:tab w:val="left" w:pos="9537"/>
        </w:tabs>
        <w:spacing w:before="90"/>
        <w:ind w:left="140"/>
        <w:rPr>
          <w:rFonts w:ascii="Times New Roman"/>
          <w:sz w:val="24"/>
        </w:rPr>
      </w:pPr>
    </w:p>
    <w:sectPr w:rsidR="00AF65C9" w:rsidRPr="00AF65C9">
      <w:footerReference w:type="default" r:id="rId17"/>
      <w:pgSz w:w="12240" w:h="15840"/>
      <w:pgMar w:top="1360" w:right="1180" w:bottom="880" w:left="1300" w:header="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ACC41" w14:textId="77777777" w:rsidR="003723B1" w:rsidRDefault="003723B1">
      <w:r>
        <w:separator/>
      </w:r>
    </w:p>
  </w:endnote>
  <w:endnote w:type="continuationSeparator" w:id="0">
    <w:p w14:paraId="5DE64C58" w14:textId="77777777" w:rsidR="003723B1" w:rsidRDefault="00372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89" w:name="_iDocIDFieldc3f73470-b0de-4bfb-b770-9674"/>
  <w:p w14:paraId="22B41863" w14:textId="77777777" w:rsidR="00E94A51" w:rsidRDefault="00E94A51">
    <w:pPr>
      <w:pStyle w:val="DocID"/>
    </w:pPr>
    <w:r>
      <w:fldChar w:fldCharType="begin"/>
    </w:r>
    <w:r>
      <w:instrText xml:space="preserve">  DOCPROPERTY "CUS_DocIDChunk0" </w:instrText>
    </w:r>
    <w:r>
      <w:fldChar w:fldCharType="separate"/>
    </w:r>
    <w:r>
      <w:rPr>
        <w:noProof/>
      </w:rPr>
      <w:t>4875-1541-5792</w:t>
    </w:r>
    <w:r>
      <w:fldChar w:fldCharType="end"/>
    </w:r>
    <w:bookmarkEnd w:id="89"/>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699727"/>
      <w:docPartObj>
        <w:docPartGallery w:val="Page Numbers (Bottom of Page)"/>
        <w:docPartUnique/>
      </w:docPartObj>
    </w:sdtPr>
    <w:sdtEndPr>
      <w:rPr>
        <w:noProof/>
      </w:rPr>
    </w:sdtEndPr>
    <w:sdtContent>
      <w:p w14:paraId="235D8540" w14:textId="77777777" w:rsidR="00E94A51" w:rsidRDefault="00E94A51" w:rsidP="00692351">
        <w:pPr>
          <w:pStyle w:val="Footer"/>
        </w:pPr>
        <w:r>
          <w:t xml:space="preserve">Page | </w:t>
        </w:r>
        <w:r>
          <w:fldChar w:fldCharType="begin"/>
        </w:r>
        <w:r>
          <w:instrText xml:space="preserve"> PAGE   \* MERGEFORMAT </w:instrText>
        </w:r>
        <w:r>
          <w:fldChar w:fldCharType="separate"/>
        </w:r>
        <w:r>
          <w:t>1</w:t>
        </w:r>
        <w:r>
          <w:rPr>
            <w:noProof/>
          </w:rPr>
          <w:fldChar w:fldCharType="end"/>
        </w:r>
        <w:r>
          <w:rPr>
            <w:noProof/>
          </w:rPr>
          <w:tab/>
        </w:r>
        <w:r>
          <w:rPr>
            <w:noProof/>
          </w:rPr>
          <w:tab/>
          <w:t>Confidential</w:t>
        </w:r>
      </w:p>
    </w:sdtContent>
  </w:sdt>
  <w:bookmarkStart w:id="90" w:name="_iDocIDField4745ebb7-701a-48a2-aea0-5e46"/>
  <w:p w14:paraId="55CDBB6B" w14:textId="77777777" w:rsidR="00E94A51" w:rsidRDefault="00E94A51">
    <w:pPr>
      <w:pStyle w:val="DocID"/>
    </w:pPr>
    <w:r>
      <w:fldChar w:fldCharType="begin"/>
    </w:r>
    <w:r>
      <w:instrText xml:space="preserve">  DOCPROPERTY "CUS_DocIDChunk0" </w:instrText>
    </w:r>
    <w:r>
      <w:fldChar w:fldCharType="separate"/>
    </w:r>
    <w:r>
      <w:rPr>
        <w:noProof/>
      </w:rPr>
      <w:t>4875-1541-5792</w:t>
    </w:r>
    <w:r>
      <w:fldChar w:fldCharType="end"/>
    </w:r>
    <w:bookmarkEnd w:id="9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D3D" w14:textId="77777777" w:rsidR="00E94A51" w:rsidRDefault="00E94A51" w:rsidP="00B86A2F">
    <w:pPr>
      <w:pStyle w:val="DocID"/>
    </w:pPr>
    <w:r>
      <w:t>Page 1 of 10</w:t>
    </w:r>
  </w:p>
  <w:p w14:paraId="49910BFB" w14:textId="77777777" w:rsidR="00E94A51" w:rsidRDefault="00E94A51" w:rsidP="00B86A2F">
    <w:pPr>
      <w:pStyle w:val="Footer"/>
    </w:pPr>
    <w:r w:rsidRPr="00EA0C9B">
      <w:rPr>
        <w:sz w:val="15"/>
        <w:szCs w:val="15"/>
      </w:rPr>
      <w:t>4855-1616-2846.v2</w:t>
    </w:r>
    <w:r>
      <w:tab/>
    </w:r>
    <w:r>
      <w:tab/>
      <w:t xml:space="preserve">Confidential </w:t>
    </w:r>
  </w:p>
  <w:bookmarkStart w:id="91" w:name="_iDocIDFieldab0f79c1-6390-4265-8845-7444"/>
  <w:p w14:paraId="5C856889" w14:textId="77777777" w:rsidR="00E94A51" w:rsidRDefault="00E94A51">
    <w:pPr>
      <w:pStyle w:val="DocID"/>
    </w:pPr>
    <w:r>
      <w:fldChar w:fldCharType="begin"/>
    </w:r>
    <w:r>
      <w:instrText xml:space="preserve">  DOCPROPERTY "CUS_DocIDChunk0" </w:instrText>
    </w:r>
    <w:r>
      <w:fldChar w:fldCharType="separate"/>
    </w:r>
    <w:r>
      <w:rPr>
        <w:noProof/>
      </w:rPr>
      <w:t>4875-1541-5792</w:t>
    </w:r>
    <w:r>
      <w:fldChar w:fldCharType="end"/>
    </w:r>
    <w:bookmarkEnd w:id="91"/>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4" w:name="_iDocIDField1b5f35cb-3e75-4d46-8792-93cf"/>
  <w:p w14:paraId="5726C721" w14:textId="77777777" w:rsidR="00E94A51" w:rsidRDefault="00E94A51">
    <w:pPr>
      <w:pStyle w:val="DocID"/>
    </w:pPr>
    <w:r>
      <w:fldChar w:fldCharType="begin"/>
    </w:r>
    <w:r>
      <w:instrText xml:space="preserve">  DOCPROPERTY "CUS_DocIDChunk0" </w:instrText>
    </w:r>
    <w:r>
      <w:fldChar w:fldCharType="separate"/>
    </w:r>
    <w:r>
      <w:rPr>
        <w:noProof/>
      </w:rPr>
      <w:t>4875-1541-5792</w:t>
    </w:r>
    <w:r>
      <w:fldChar w:fldCharType="end"/>
    </w:r>
    <w:bookmarkEnd w:id="19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5" w:name="_iDocIDField72d57ed9-5367-4a32-94e0-7764"/>
  <w:p w14:paraId="4190A44F" w14:textId="77777777" w:rsidR="00E94A51" w:rsidRDefault="00E94A51">
    <w:pPr>
      <w:pStyle w:val="DocID"/>
    </w:pPr>
    <w:r>
      <w:fldChar w:fldCharType="begin"/>
    </w:r>
    <w:r>
      <w:instrText xml:space="preserve">  DOCPROPERTY "CUS_DocIDChunk0" </w:instrText>
    </w:r>
    <w:r>
      <w:fldChar w:fldCharType="separate"/>
    </w:r>
    <w:r>
      <w:rPr>
        <w:noProof/>
      </w:rPr>
      <w:t>4875-1541-5792</w:t>
    </w:r>
    <w:r>
      <w:fldChar w:fldCharType="end"/>
    </w:r>
    <w:bookmarkEnd w:id="195"/>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8" w:name="_iDocIDField1c440fbf-7427-4e7b-9e40-1196"/>
  <w:p w14:paraId="5057AEDD" w14:textId="77777777" w:rsidR="00E94A51" w:rsidRDefault="00E94A51">
    <w:pPr>
      <w:pStyle w:val="DocID"/>
    </w:pPr>
    <w:r>
      <w:fldChar w:fldCharType="begin"/>
    </w:r>
    <w:r>
      <w:instrText xml:space="preserve">  DOCPROPERTY "CUS_DocIDChunk0" </w:instrText>
    </w:r>
    <w:r>
      <w:fldChar w:fldCharType="separate"/>
    </w:r>
    <w:r>
      <w:rPr>
        <w:noProof/>
      </w:rPr>
      <w:t>4875-1541-5792</w:t>
    </w:r>
    <w:r>
      <w:fldChar w:fldCharType="end"/>
    </w:r>
    <w:bookmarkEnd w:id="19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BCD8" w14:textId="77777777" w:rsidR="003723B1" w:rsidRDefault="003723B1">
      <w:r>
        <w:separator/>
      </w:r>
    </w:p>
  </w:footnote>
  <w:footnote w:type="continuationSeparator" w:id="0">
    <w:p w14:paraId="66A1638A" w14:textId="77777777" w:rsidR="003723B1" w:rsidRDefault="00372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983C" w14:textId="77777777" w:rsidR="00E94A51" w:rsidRDefault="00E94A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F540" w14:textId="77777777" w:rsidR="00E94A51" w:rsidRDefault="00E94A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BC82" w14:textId="77777777" w:rsidR="00E94A51" w:rsidRDefault="00E94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1E6E"/>
    <w:multiLevelType w:val="hybridMultilevel"/>
    <w:tmpl w:val="AB9AB83A"/>
    <w:lvl w:ilvl="0" w:tplc="C1E2AF0A">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1" w15:restartNumberingAfterBreak="0">
    <w:nsid w:val="19F20D81"/>
    <w:multiLevelType w:val="hybridMultilevel"/>
    <w:tmpl w:val="5D32D760"/>
    <w:lvl w:ilvl="0" w:tplc="3B302856">
      <w:start w:val="1"/>
      <w:numFmt w:val="decimal"/>
      <w:lvlText w:val="%1."/>
      <w:lvlJc w:val="left"/>
      <w:pPr>
        <w:ind w:left="827" w:hanging="360"/>
      </w:pPr>
      <w:rPr>
        <w:rFonts w:ascii="Palatino Linotype" w:eastAsia="Palatino Linotype" w:hAnsi="Palatino Linotype" w:cs="Palatino Linotype" w:hint="default"/>
        <w:b w:val="0"/>
        <w:bCs w:val="0"/>
        <w:i w:val="0"/>
        <w:iCs w:val="0"/>
        <w:w w:val="100"/>
        <w:sz w:val="22"/>
        <w:szCs w:val="22"/>
        <w:lang w:val="en-US" w:eastAsia="en-US" w:bidi="ar-SA"/>
      </w:rPr>
    </w:lvl>
    <w:lvl w:ilvl="1" w:tplc="B262CDBA">
      <w:numFmt w:val="bullet"/>
      <w:lvlText w:val="•"/>
      <w:lvlJc w:val="left"/>
      <w:pPr>
        <w:ind w:left="1167" w:hanging="360"/>
      </w:pPr>
      <w:rPr>
        <w:rFonts w:hint="default"/>
        <w:lang w:val="en-US" w:eastAsia="en-US" w:bidi="ar-SA"/>
      </w:rPr>
    </w:lvl>
    <w:lvl w:ilvl="2" w:tplc="EA7AE994">
      <w:numFmt w:val="bullet"/>
      <w:lvlText w:val="•"/>
      <w:lvlJc w:val="left"/>
      <w:pPr>
        <w:ind w:left="1514" w:hanging="360"/>
      </w:pPr>
      <w:rPr>
        <w:rFonts w:hint="default"/>
        <w:lang w:val="en-US" w:eastAsia="en-US" w:bidi="ar-SA"/>
      </w:rPr>
    </w:lvl>
    <w:lvl w:ilvl="3" w:tplc="650611CA">
      <w:numFmt w:val="bullet"/>
      <w:lvlText w:val="•"/>
      <w:lvlJc w:val="left"/>
      <w:pPr>
        <w:ind w:left="1861" w:hanging="360"/>
      </w:pPr>
      <w:rPr>
        <w:rFonts w:hint="default"/>
        <w:lang w:val="en-US" w:eastAsia="en-US" w:bidi="ar-SA"/>
      </w:rPr>
    </w:lvl>
    <w:lvl w:ilvl="4" w:tplc="F3C0D5E4">
      <w:numFmt w:val="bullet"/>
      <w:lvlText w:val="•"/>
      <w:lvlJc w:val="left"/>
      <w:pPr>
        <w:ind w:left="2209" w:hanging="360"/>
      </w:pPr>
      <w:rPr>
        <w:rFonts w:hint="default"/>
        <w:lang w:val="en-US" w:eastAsia="en-US" w:bidi="ar-SA"/>
      </w:rPr>
    </w:lvl>
    <w:lvl w:ilvl="5" w:tplc="0A223F8C">
      <w:numFmt w:val="bullet"/>
      <w:lvlText w:val="•"/>
      <w:lvlJc w:val="left"/>
      <w:pPr>
        <w:ind w:left="2556" w:hanging="360"/>
      </w:pPr>
      <w:rPr>
        <w:rFonts w:hint="default"/>
        <w:lang w:val="en-US" w:eastAsia="en-US" w:bidi="ar-SA"/>
      </w:rPr>
    </w:lvl>
    <w:lvl w:ilvl="6" w:tplc="48869598">
      <w:numFmt w:val="bullet"/>
      <w:lvlText w:val="•"/>
      <w:lvlJc w:val="left"/>
      <w:pPr>
        <w:ind w:left="2903" w:hanging="360"/>
      </w:pPr>
      <w:rPr>
        <w:rFonts w:hint="default"/>
        <w:lang w:val="en-US" w:eastAsia="en-US" w:bidi="ar-SA"/>
      </w:rPr>
    </w:lvl>
    <w:lvl w:ilvl="7" w:tplc="67D499D4">
      <w:numFmt w:val="bullet"/>
      <w:lvlText w:val="•"/>
      <w:lvlJc w:val="left"/>
      <w:pPr>
        <w:ind w:left="3251" w:hanging="360"/>
      </w:pPr>
      <w:rPr>
        <w:rFonts w:hint="default"/>
        <w:lang w:val="en-US" w:eastAsia="en-US" w:bidi="ar-SA"/>
      </w:rPr>
    </w:lvl>
    <w:lvl w:ilvl="8" w:tplc="D7D0D3E2">
      <w:numFmt w:val="bullet"/>
      <w:lvlText w:val="•"/>
      <w:lvlJc w:val="left"/>
      <w:pPr>
        <w:ind w:left="3598" w:hanging="360"/>
      </w:pPr>
      <w:rPr>
        <w:rFonts w:hint="default"/>
        <w:lang w:val="en-US" w:eastAsia="en-US" w:bidi="ar-SA"/>
      </w:rPr>
    </w:lvl>
  </w:abstractNum>
  <w:abstractNum w:abstractNumId="2" w15:restartNumberingAfterBreak="0">
    <w:nsid w:val="23E41176"/>
    <w:multiLevelType w:val="multilevel"/>
    <w:tmpl w:val="E182C9F4"/>
    <w:lvl w:ilvl="0">
      <w:start w:val="1"/>
      <w:numFmt w:val="decimal"/>
      <w:lvlText w:val="%1"/>
      <w:lvlJc w:val="left"/>
      <w:pPr>
        <w:ind w:left="572" w:hanging="433"/>
      </w:pPr>
      <w:rPr>
        <w:rFonts w:ascii="Palatino Linotype" w:eastAsia="Palatino Linotype" w:hAnsi="Palatino Linotype" w:cs="Palatino Linotype" w:hint="default"/>
        <w:b/>
        <w:bCs/>
        <w:i w:val="0"/>
        <w:iCs w:val="0"/>
        <w:w w:val="100"/>
        <w:sz w:val="22"/>
        <w:szCs w:val="22"/>
        <w:lang w:val="en-US" w:eastAsia="en-US" w:bidi="ar-SA"/>
      </w:rPr>
    </w:lvl>
    <w:lvl w:ilvl="1">
      <w:start w:val="1"/>
      <w:numFmt w:val="decimal"/>
      <w:lvlText w:val="%1.%2"/>
      <w:lvlJc w:val="left"/>
      <w:pPr>
        <w:ind w:left="1046" w:hanging="900"/>
      </w:pPr>
      <w:rPr>
        <w:rFonts w:ascii="Palatino Linotype" w:eastAsia="Palatino Linotype" w:hAnsi="Palatino Linotype" w:cs="Palatino Linotype" w:hint="default"/>
        <w:b w:val="0"/>
        <w:bCs w:val="0"/>
        <w:i w:val="0"/>
        <w:iCs w:val="0"/>
        <w:w w:val="100"/>
        <w:sz w:val="22"/>
        <w:szCs w:val="22"/>
        <w:lang w:val="en-US" w:eastAsia="en-US" w:bidi="ar-SA"/>
      </w:rPr>
    </w:lvl>
    <w:lvl w:ilvl="2">
      <w:start w:val="1"/>
      <w:numFmt w:val="lowerLetter"/>
      <w:lvlText w:val="%3."/>
      <w:lvlJc w:val="left"/>
      <w:pPr>
        <w:ind w:left="1579" w:hanging="360"/>
      </w:pPr>
      <w:rPr>
        <w:rFonts w:ascii="Palatino Linotype" w:eastAsia="Palatino Linotype" w:hAnsi="Palatino Linotype" w:cs="Palatino Linotype" w:hint="default"/>
        <w:b w:val="0"/>
        <w:bCs w:val="0"/>
        <w:i w:val="0"/>
        <w:iCs w:val="0"/>
        <w:w w:val="100"/>
        <w:sz w:val="22"/>
        <w:szCs w:val="22"/>
        <w:lang w:val="en-US" w:eastAsia="en-US" w:bidi="ar-SA"/>
      </w:rPr>
    </w:lvl>
    <w:lvl w:ilvl="3">
      <w:numFmt w:val="bullet"/>
      <w:lvlText w:val="•"/>
      <w:lvlJc w:val="left"/>
      <w:pPr>
        <w:ind w:left="2300" w:hanging="360"/>
      </w:pPr>
      <w:rPr>
        <w:rFonts w:hint="default"/>
        <w:lang w:val="en-US" w:eastAsia="en-US" w:bidi="ar-SA"/>
      </w:rPr>
    </w:lvl>
    <w:lvl w:ilvl="4">
      <w:numFmt w:val="bullet"/>
      <w:lvlText w:val="•"/>
      <w:lvlJc w:val="left"/>
      <w:pPr>
        <w:ind w:left="3365" w:hanging="360"/>
      </w:pPr>
      <w:rPr>
        <w:rFonts w:hint="default"/>
        <w:lang w:val="en-US" w:eastAsia="en-US" w:bidi="ar-SA"/>
      </w:rPr>
    </w:lvl>
    <w:lvl w:ilvl="5">
      <w:numFmt w:val="bullet"/>
      <w:lvlText w:val="•"/>
      <w:lvlJc w:val="left"/>
      <w:pPr>
        <w:ind w:left="4431" w:hanging="360"/>
      </w:pPr>
      <w:rPr>
        <w:rFonts w:hint="default"/>
        <w:lang w:val="en-US" w:eastAsia="en-US" w:bidi="ar-SA"/>
      </w:rPr>
    </w:lvl>
    <w:lvl w:ilvl="6">
      <w:numFmt w:val="bullet"/>
      <w:lvlText w:val="•"/>
      <w:lvlJc w:val="left"/>
      <w:pPr>
        <w:ind w:left="5497" w:hanging="360"/>
      </w:pPr>
      <w:rPr>
        <w:rFonts w:hint="default"/>
        <w:lang w:val="en-US" w:eastAsia="en-US" w:bidi="ar-SA"/>
      </w:rPr>
    </w:lvl>
    <w:lvl w:ilvl="7">
      <w:numFmt w:val="bullet"/>
      <w:lvlText w:val="•"/>
      <w:lvlJc w:val="left"/>
      <w:pPr>
        <w:ind w:left="6562"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3" w15:restartNumberingAfterBreak="0">
    <w:nsid w:val="49574419"/>
    <w:multiLevelType w:val="multilevel"/>
    <w:tmpl w:val="69BCBF9C"/>
    <w:lvl w:ilvl="0">
      <w:start w:val="9"/>
      <w:numFmt w:val="decimal"/>
      <w:lvlText w:val="%1"/>
      <w:lvlJc w:val="left"/>
      <w:pPr>
        <w:ind w:left="1039" w:hanging="900"/>
      </w:pPr>
      <w:rPr>
        <w:rFonts w:hint="default"/>
        <w:lang w:val="en-US" w:eastAsia="en-US" w:bidi="ar-SA"/>
      </w:rPr>
    </w:lvl>
    <w:lvl w:ilvl="1">
      <w:start w:val="3"/>
      <w:numFmt w:val="decimal"/>
      <w:lvlText w:val="%1.%2"/>
      <w:lvlJc w:val="left"/>
      <w:pPr>
        <w:ind w:left="1039" w:hanging="900"/>
      </w:pPr>
      <w:rPr>
        <w:rFonts w:hint="default"/>
        <w:w w:val="100"/>
        <w:lang w:val="en-US" w:eastAsia="en-US" w:bidi="ar-SA"/>
      </w:rPr>
    </w:lvl>
    <w:lvl w:ilvl="2">
      <w:start w:val="1"/>
      <w:numFmt w:val="lowerLetter"/>
      <w:lvlText w:val="%3."/>
      <w:lvlJc w:val="left"/>
      <w:pPr>
        <w:ind w:left="1579" w:hanging="360"/>
      </w:pPr>
      <w:rPr>
        <w:rFonts w:ascii="Palatino Linotype" w:eastAsia="Palatino Linotype" w:hAnsi="Palatino Linotype" w:cs="Palatino Linotype" w:hint="default"/>
        <w:b w:val="0"/>
        <w:bCs w:val="0"/>
        <w:i w:val="0"/>
        <w:iCs w:val="0"/>
        <w:w w:val="100"/>
        <w:sz w:val="22"/>
        <w:szCs w:val="22"/>
        <w:lang w:val="en-US" w:eastAsia="en-US" w:bidi="ar-SA"/>
      </w:rPr>
    </w:lvl>
    <w:lvl w:ilvl="3">
      <w:numFmt w:val="bullet"/>
      <w:lvlText w:val="•"/>
      <w:lvlJc w:val="left"/>
      <w:pPr>
        <w:ind w:left="3397" w:hanging="360"/>
      </w:pPr>
      <w:rPr>
        <w:rFonts w:hint="default"/>
        <w:lang w:val="en-US" w:eastAsia="en-US" w:bidi="ar-SA"/>
      </w:rPr>
    </w:lvl>
    <w:lvl w:ilvl="4">
      <w:numFmt w:val="bullet"/>
      <w:lvlText w:val="•"/>
      <w:lvlJc w:val="left"/>
      <w:pPr>
        <w:ind w:left="4306" w:hanging="360"/>
      </w:pPr>
      <w:rPr>
        <w:rFonts w:hint="default"/>
        <w:lang w:val="en-US" w:eastAsia="en-US" w:bidi="ar-SA"/>
      </w:rPr>
    </w:lvl>
    <w:lvl w:ilvl="5">
      <w:numFmt w:val="bullet"/>
      <w:lvlText w:val="•"/>
      <w:lvlJc w:val="left"/>
      <w:pPr>
        <w:ind w:left="5215" w:hanging="360"/>
      </w:pPr>
      <w:rPr>
        <w:rFonts w:hint="default"/>
        <w:lang w:val="en-US" w:eastAsia="en-US" w:bidi="ar-SA"/>
      </w:rPr>
    </w:lvl>
    <w:lvl w:ilvl="6">
      <w:numFmt w:val="bullet"/>
      <w:lvlText w:val="•"/>
      <w:lvlJc w:val="left"/>
      <w:pPr>
        <w:ind w:left="6124" w:hanging="360"/>
      </w:pPr>
      <w:rPr>
        <w:rFonts w:hint="default"/>
        <w:lang w:val="en-US" w:eastAsia="en-US" w:bidi="ar-SA"/>
      </w:rPr>
    </w:lvl>
    <w:lvl w:ilvl="7">
      <w:numFmt w:val="bullet"/>
      <w:lvlText w:val="•"/>
      <w:lvlJc w:val="left"/>
      <w:pPr>
        <w:ind w:left="703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4" w15:restartNumberingAfterBreak="0">
    <w:nsid w:val="4DBC7C14"/>
    <w:multiLevelType w:val="multilevel"/>
    <w:tmpl w:val="E182C9F4"/>
    <w:lvl w:ilvl="0">
      <w:start w:val="1"/>
      <w:numFmt w:val="decimal"/>
      <w:lvlText w:val="%1"/>
      <w:lvlJc w:val="left"/>
      <w:pPr>
        <w:ind w:left="572" w:hanging="433"/>
      </w:pPr>
      <w:rPr>
        <w:rFonts w:ascii="Palatino Linotype" w:eastAsia="Palatino Linotype" w:hAnsi="Palatino Linotype" w:cs="Palatino Linotype" w:hint="default"/>
        <w:b/>
        <w:bCs/>
        <w:i w:val="0"/>
        <w:iCs w:val="0"/>
        <w:w w:val="100"/>
        <w:sz w:val="22"/>
        <w:szCs w:val="22"/>
        <w:lang w:val="en-US" w:eastAsia="en-US" w:bidi="ar-SA"/>
      </w:rPr>
    </w:lvl>
    <w:lvl w:ilvl="1">
      <w:start w:val="1"/>
      <w:numFmt w:val="decimal"/>
      <w:lvlText w:val="%1.%2"/>
      <w:lvlJc w:val="left"/>
      <w:pPr>
        <w:ind w:left="1046" w:hanging="900"/>
      </w:pPr>
      <w:rPr>
        <w:rFonts w:ascii="Palatino Linotype" w:eastAsia="Palatino Linotype" w:hAnsi="Palatino Linotype" w:cs="Palatino Linotype" w:hint="default"/>
        <w:b w:val="0"/>
        <w:bCs w:val="0"/>
        <w:i w:val="0"/>
        <w:iCs w:val="0"/>
        <w:w w:val="100"/>
        <w:sz w:val="22"/>
        <w:szCs w:val="22"/>
        <w:lang w:val="en-US" w:eastAsia="en-US" w:bidi="ar-SA"/>
      </w:rPr>
    </w:lvl>
    <w:lvl w:ilvl="2">
      <w:start w:val="1"/>
      <w:numFmt w:val="lowerLetter"/>
      <w:lvlText w:val="%3."/>
      <w:lvlJc w:val="left"/>
      <w:pPr>
        <w:ind w:left="1579" w:hanging="360"/>
      </w:pPr>
      <w:rPr>
        <w:rFonts w:ascii="Palatino Linotype" w:eastAsia="Palatino Linotype" w:hAnsi="Palatino Linotype" w:cs="Palatino Linotype" w:hint="default"/>
        <w:b w:val="0"/>
        <w:bCs w:val="0"/>
        <w:i w:val="0"/>
        <w:iCs w:val="0"/>
        <w:w w:val="100"/>
        <w:sz w:val="22"/>
        <w:szCs w:val="22"/>
        <w:lang w:val="en-US" w:eastAsia="en-US" w:bidi="ar-SA"/>
      </w:rPr>
    </w:lvl>
    <w:lvl w:ilvl="3">
      <w:numFmt w:val="bullet"/>
      <w:lvlText w:val="•"/>
      <w:lvlJc w:val="left"/>
      <w:pPr>
        <w:ind w:left="2300" w:hanging="360"/>
      </w:pPr>
      <w:rPr>
        <w:rFonts w:hint="default"/>
        <w:lang w:val="en-US" w:eastAsia="en-US" w:bidi="ar-SA"/>
      </w:rPr>
    </w:lvl>
    <w:lvl w:ilvl="4">
      <w:numFmt w:val="bullet"/>
      <w:lvlText w:val="•"/>
      <w:lvlJc w:val="left"/>
      <w:pPr>
        <w:ind w:left="3365" w:hanging="360"/>
      </w:pPr>
      <w:rPr>
        <w:rFonts w:hint="default"/>
        <w:lang w:val="en-US" w:eastAsia="en-US" w:bidi="ar-SA"/>
      </w:rPr>
    </w:lvl>
    <w:lvl w:ilvl="5">
      <w:numFmt w:val="bullet"/>
      <w:lvlText w:val="•"/>
      <w:lvlJc w:val="left"/>
      <w:pPr>
        <w:ind w:left="4431" w:hanging="360"/>
      </w:pPr>
      <w:rPr>
        <w:rFonts w:hint="default"/>
        <w:lang w:val="en-US" w:eastAsia="en-US" w:bidi="ar-SA"/>
      </w:rPr>
    </w:lvl>
    <w:lvl w:ilvl="6">
      <w:numFmt w:val="bullet"/>
      <w:lvlText w:val="•"/>
      <w:lvlJc w:val="left"/>
      <w:pPr>
        <w:ind w:left="5497" w:hanging="360"/>
      </w:pPr>
      <w:rPr>
        <w:rFonts w:hint="default"/>
        <w:lang w:val="en-US" w:eastAsia="en-US" w:bidi="ar-SA"/>
      </w:rPr>
    </w:lvl>
    <w:lvl w:ilvl="7">
      <w:numFmt w:val="bullet"/>
      <w:lvlText w:val="•"/>
      <w:lvlJc w:val="left"/>
      <w:pPr>
        <w:ind w:left="6562"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5" w15:restartNumberingAfterBreak="0">
    <w:nsid w:val="4F621C62"/>
    <w:multiLevelType w:val="hybridMultilevel"/>
    <w:tmpl w:val="4472559E"/>
    <w:lvl w:ilvl="0" w:tplc="0B66A090">
      <w:start w:val="1"/>
      <w:numFmt w:val="lowerLetter"/>
      <w:lvlText w:val="%1."/>
      <w:lvlJc w:val="left"/>
      <w:pPr>
        <w:ind w:left="1579" w:hanging="360"/>
      </w:pPr>
      <w:rPr>
        <w:rFonts w:ascii="Palatino Linotype" w:eastAsia="Palatino Linotype" w:hAnsi="Palatino Linotype" w:cs="Palatino Linotype" w:hint="default"/>
        <w:b w:val="0"/>
        <w:bCs w:val="0"/>
        <w:i w:val="0"/>
        <w:iCs w:val="0"/>
        <w:w w:val="100"/>
        <w:sz w:val="22"/>
        <w:szCs w:val="22"/>
        <w:lang w:val="en-US" w:eastAsia="en-US" w:bidi="ar-SA"/>
      </w:rPr>
    </w:lvl>
    <w:lvl w:ilvl="1" w:tplc="450AF9CE">
      <w:numFmt w:val="bullet"/>
      <w:lvlText w:val="•"/>
      <w:lvlJc w:val="left"/>
      <w:pPr>
        <w:ind w:left="2398" w:hanging="360"/>
      </w:pPr>
      <w:rPr>
        <w:rFonts w:hint="default"/>
        <w:lang w:val="en-US" w:eastAsia="en-US" w:bidi="ar-SA"/>
      </w:rPr>
    </w:lvl>
    <w:lvl w:ilvl="2" w:tplc="F6BC3052">
      <w:numFmt w:val="bullet"/>
      <w:lvlText w:val="•"/>
      <w:lvlJc w:val="left"/>
      <w:pPr>
        <w:ind w:left="3216" w:hanging="360"/>
      </w:pPr>
      <w:rPr>
        <w:rFonts w:hint="default"/>
        <w:lang w:val="en-US" w:eastAsia="en-US" w:bidi="ar-SA"/>
      </w:rPr>
    </w:lvl>
    <w:lvl w:ilvl="3" w:tplc="46EE8BA4">
      <w:numFmt w:val="bullet"/>
      <w:lvlText w:val="•"/>
      <w:lvlJc w:val="left"/>
      <w:pPr>
        <w:ind w:left="4034" w:hanging="360"/>
      </w:pPr>
      <w:rPr>
        <w:rFonts w:hint="default"/>
        <w:lang w:val="en-US" w:eastAsia="en-US" w:bidi="ar-SA"/>
      </w:rPr>
    </w:lvl>
    <w:lvl w:ilvl="4" w:tplc="A2D0B89E">
      <w:numFmt w:val="bullet"/>
      <w:lvlText w:val="•"/>
      <w:lvlJc w:val="left"/>
      <w:pPr>
        <w:ind w:left="4852" w:hanging="360"/>
      </w:pPr>
      <w:rPr>
        <w:rFonts w:hint="default"/>
        <w:lang w:val="en-US" w:eastAsia="en-US" w:bidi="ar-SA"/>
      </w:rPr>
    </w:lvl>
    <w:lvl w:ilvl="5" w:tplc="07C0CFFE">
      <w:numFmt w:val="bullet"/>
      <w:lvlText w:val="•"/>
      <w:lvlJc w:val="left"/>
      <w:pPr>
        <w:ind w:left="5670" w:hanging="360"/>
      </w:pPr>
      <w:rPr>
        <w:rFonts w:hint="default"/>
        <w:lang w:val="en-US" w:eastAsia="en-US" w:bidi="ar-SA"/>
      </w:rPr>
    </w:lvl>
    <w:lvl w:ilvl="6" w:tplc="C6542CD0">
      <w:numFmt w:val="bullet"/>
      <w:lvlText w:val="•"/>
      <w:lvlJc w:val="left"/>
      <w:pPr>
        <w:ind w:left="6488" w:hanging="360"/>
      </w:pPr>
      <w:rPr>
        <w:rFonts w:hint="default"/>
        <w:lang w:val="en-US" w:eastAsia="en-US" w:bidi="ar-SA"/>
      </w:rPr>
    </w:lvl>
    <w:lvl w:ilvl="7" w:tplc="8342FF36">
      <w:numFmt w:val="bullet"/>
      <w:lvlText w:val="•"/>
      <w:lvlJc w:val="left"/>
      <w:pPr>
        <w:ind w:left="7306" w:hanging="360"/>
      </w:pPr>
      <w:rPr>
        <w:rFonts w:hint="default"/>
        <w:lang w:val="en-US" w:eastAsia="en-US" w:bidi="ar-SA"/>
      </w:rPr>
    </w:lvl>
    <w:lvl w:ilvl="8" w:tplc="6CAA3A24">
      <w:numFmt w:val="bullet"/>
      <w:lvlText w:val="•"/>
      <w:lvlJc w:val="left"/>
      <w:pPr>
        <w:ind w:left="8124" w:hanging="360"/>
      </w:pPr>
      <w:rPr>
        <w:rFonts w:hint="default"/>
        <w:lang w:val="en-US" w:eastAsia="en-US" w:bidi="ar-SA"/>
      </w:rPr>
    </w:lvl>
  </w:abstractNum>
  <w:abstractNum w:abstractNumId="6" w15:restartNumberingAfterBreak="0">
    <w:nsid w:val="5A1E6E09"/>
    <w:multiLevelType w:val="hybridMultilevel"/>
    <w:tmpl w:val="56DCD124"/>
    <w:lvl w:ilvl="0" w:tplc="DA8CE590">
      <w:start w:val="13"/>
      <w:numFmt w:val="upperLetter"/>
      <w:lvlText w:val="%1."/>
      <w:lvlJc w:val="left"/>
      <w:pPr>
        <w:ind w:left="140" w:hanging="720"/>
      </w:pPr>
      <w:rPr>
        <w:rFonts w:ascii="Times New Roman" w:eastAsia="Times New Roman" w:hAnsi="Times New Roman" w:cs="Times New Roman" w:hint="default"/>
        <w:b w:val="0"/>
        <w:bCs w:val="0"/>
        <w:i w:val="0"/>
        <w:iCs w:val="0"/>
        <w:w w:val="99"/>
        <w:sz w:val="24"/>
        <w:szCs w:val="24"/>
        <w:lang w:val="en-US" w:eastAsia="en-US" w:bidi="ar-SA"/>
      </w:rPr>
    </w:lvl>
    <w:lvl w:ilvl="1" w:tplc="788E4284">
      <w:numFmt w:val="bullet"/>
      <w:lvlText w:val="•"/>
      <w:lvlJc w:val="left"/>
      <w:pPr>
        <w:ind w:left="1102" w:hanging="720"/>
      </w:pPr>
      <w:rPr>
        <w:rFonts w:hint="default"/>
        <w:lang w:val="en-US" w:eastAsia="en-US" w:bidi="ar-SA"/>
      </w:rPr>
    </w:lvl>
    <w:lvl w:ilvl="2" w:tplc="13CE2090">
      <w:numFmt w:val="bullet"/>
      <w:lvlText w:val="•"/>
      <w:lvlJc w:val="left"/>
      <w:pPr>
        <w:ind w:left="2064" w:hanging="720"/>
      </w:pPr>
      <w:rPr>
        <w:rFonts w:hint="default"/>
        <w:lang w:val="en-US" w:eastAsia="en-US" w:bidi="ar-SA"/>
      </w:rPr>
    </w:lvl>
    <w:lvl w:ilvl="3" w:tplc="B1A48D2A">
      <w:numFmt w:val="bullet"/>
      <w:lvlText w:val="•"/>
      <w:lvlJc w:val="left"/>
      <w:pPr>
        <w:ind w:left="3026" w:hanging="720"/>
      </w:pPr>
      <w:rPr>
        <w:rFonts w:hint="default"/>
        <w:lang w:val="en-US" w:eastAsia="en-US" w:bidi="ar-SA"/>
      </w:rPr>
    </w:lvl>
    <w:lvl w:ilvl="4" w:tplc="EDFEE61A">
      <w:numFmt w:val="bullet"/>
      <w:lvlText w:val="•"/>
      <w:lvlJc w:val="left"/>
      <w:pPr>
        <w:ind w:left="3988" w:hanging="720"/>
      </w:pPr>
      <w:rPr>
        <w:rFonts w:hint="default"/>
        <w:lang w:val="en-US" w:eastAsia="en-US" w:bidi="ar-SA"/>
      </w:rPr>
    </w:lvl>
    <w:lvl w:ilvl="5" w:tplc="37C6334A">
      <w:numFmt w:val="bullet"/>
      <w:lvlText w:val="•"/>
      <w:lvlJc w:val="left"/>
      <w:pPr>
        <w:ind w:left="4950" w:hanging="720"/>
      </w:pPr>
      <w:rPr>
        <w:rFonts w:hint="default"/>
        <w:lang w:val="en-US" w:eastAsia="en-US" w:bidi="ar-SA"/>
      </w:rPr>
    </w:lvl>
    <w:lvl w:ilvl="6" w:tplc="1B2CDA3C">
      <w:numFmt w:val="bullet"/>
      <w:lvlText w:val="•"/>
      <w:lvlJc w:val="left"/>
      <w:pPr>
        <w:ind w:left="5912" w:hanging="720"/>
      </w:pPr>
      <w:rPr>
        <w:rFonts w:hint="default"/>
        <w:lang w:val="en-US" w:eastAsia="en-US" w:bidi="ar-SA"/>
      </w:rPr>
    </w:lvl>
    <w:lvl w:ilvl="7" w:tplc="B9BC1306">
      <w:numFmt w:val="bullet"/>
      <w:lvlText w:val="•"/>
      <w:lvlJc w:val="left"/>
      <w:pPr>
        <w:ind w:left="6874" w:hanging="720"/>
      </w:pPr>
      <w:rPr>
        <w:rFonts w:hint="default"/>
        <w:lang w:val="en-US" w:eastAsia="en-US" w:bidi="ar-SA"/>
      </w:rPr>
    </w:lvl>
    <w:lvl w:ilvl="8" w:tplc="53EA9FE6">
      <w:numFmt w:val="bullet"/>
      <w:lvlText w:val="•"/>
      <w:lvlJc w:val="left"/>
      <w:pPr>
        <w:ind w:left="7836" w:hanging="720"/>
      </w:pPr>
      <w:rPr>
        <w:rFonts w:hint="default"/>
        <w:lang w:val="en-US" w:eastAsia="en-US" w:bidi="ar-SA"/>
      </w:rPr>
    </w:lvl>
  </w:abstractNum>
  <w:abstractNum w:abstractNumId="7" w15:restartNumberingAfterBreak="0">
    <w:nsid w:val="67D06161"/>
    <w:multiLevelType w:val="hybridMultilevel"/>
    <w:tmpl w:val="12C8E5DA"/>
    <w:lvl w:ilvl="0" w:tplc="7E1EB3F2">
      <w:start w:val="1"/>
      <w:numFmt w:val="upperRoman"/>
      <w:lvlText w:val="%1."/>
      <w:lvlJc w:val="left"/>
      <w:pPr>
        <w:ind w:left="860" w:hanging="720"/>
        <w:jc w:val="right"/>
      </w:pPr>
      <w:rPr>
        <w:rFonts w:ascii="Times New Roman" w:eastAsia="Times New Roman" w:hAnsi="Times New Roman" w:cs="Times New Roman" w:hint="default"/>
        <w:b/>
        <w:bCs/>
        <w:i w:val="0"/>
        <w:iCs w:val="0"/>
        <w:w w:val="99"/>
        <w:sz w:val="24"/>
        <w:szCs w:val="24"/>
        <w:lang w:val="en-US" w:eastAsia="en-US" w:bidi="ar-SA"/>
      </w:rPr>
    </w:lvl>
    <w:lvl w:ilvl="1" w:tplc="F3C6AF62">
      <w:start w:val="1"/>
      <w:numFmt w:val="upperLetter"/>
      <w:lvlText w:val="%2."/>
      <w:lvlJc w:val="left"/>
      <w:pPr>
        <w:ind w:left="140" w:hanging="720"/>
      </w:pPr>
      <w:rPr>
        <w:rFonts w:ascii="Times New Roman" w:eastAsia="Times New Roman" w:hAnsi="Times New Roman" w:cs="Times New Roman" w:hint="default"/>
        <w:b w:val="0"/>
        <w:bCs w:val="0"/>
        <w:i w:val="0"/>
        <w:iCs w:val="0"/>
        <w:spacing w:val="-1"/>
        <w:w w:val="99"/>
        <w:sz w:val="24"/>
        <w:szCs w:val="24"/>
        <w:lang w:val="en-US" w:eastAsia="en-US" w:bidi="ar-SA"/>
      </w:rPr>
    </w:lvl>
    <w:lvl w:ilvl="2" w:tplc="F12A6B52">
      <w:start w:val="1"/>
      <w:numFmt w:val="decimal"/>
      <w:lvlText w:val="(%3)"/>
      <w:lvlJc w:val="left"/>
      <w:pPr>
        <w:ind w:left="2300" w:hanging="720"/>
      </w:pPr>
      <w:rPr>
        <w:rFonts w:ascii="Times New Roman" w:eastAsia="Times New Roman" w:hAnsi="Times New Roman" w:cs="Times New Roman" w:hint="default"/>
        <w:b w:val="0"/>
        <w:bCs w:val="0"/>
        <w:i w:val="0"/>
        <w:iCs w:val="0"/>
        <w:w w:val="99"/>
        <w:sz w:val="24"/>
        <w:szCs w:val="24"/>
        <w:lang w:val="en-US" w:eastAsia="en-US" w:bidi="ar-SA"/>
      </w:rPr>
    </w:lvl>
    <w:lvl w:ilvl="3" w:tplc="B718B418">
      <w:start w:val="1"/>
      <w:numFmt w:val="lowerRoman"/>
      <w:lvlText w:val="(%4)"/>
      <w:lvlJc w:val="left"/>
      <w:pPr>
        <w:ind w:left="140" w:hanging="721"/>
      </w:pPr>
      <w:rPr>
        <w:rFonts w:ascii="Times New Roman" w:eastAsia="Times New Roman" w:hAnsi="Times New Roman" w:cs="Times New Roman" w:hint="default"/>
        <w:b w:val="0"/>
        <w:bCs w:val="0"/>
        <w:i w:val="0"/>
        <w:iCs w:val="0"/>
        <w:w w:val="99"/>
        <w:sz w:val="24"/>
        <w:szCs w:val="24"/>
        <w:lang w:val="en-US" w:eastAsia="en-US" w:bidi="ar-SA"/>
      </w:rPr>
    </w:lvl>
    <w:lvl w:ilvl="4" w:tplc="9190BBDC">
      <w:numFmt w:val="bullet"/>
      <w:lvlText w:val="•"/>
      <w:lvlJc w:val="left"/>
      <w:pPr>
        <w:ind w:left="4165" w:hanging="721"/>
      </w:pPr>
      <w:rPr>
        <w:rFonts w:hint="default"/>
        <w:lang w:val="en-US" w:eastAsia="en-US" w:bidi="ar-SA"/>
      </w:rPr>
    </w:lvl>
    <w:lvl w:ilvl="5" w:tplc="77626E32">
      <w:numFmt w:val="bullet"/>
      <w:lvlText w:val="•"/>
      <w:lvlJc w:val="left"/>
      <w:pPr>
        <w:ind w:left="5097" w:hanging="721"/>
      </w:pPr>
      <w:rPr>
        <w:rFonts w:hint="default"/>
        <w:lang w:val="en-US" w:eastAsia="en-US" w:bidi="ar-SA"/>
      </w:rPr>
    </w:lvl>
    <w:lvl w:ilvl="6" w:tplc="F79239CE">
      <w:numFmt w:val="bullet"/>
      <w:lvlText w:val="•"/>
      <w:lvlJc w:val="left"/>
      <w:pPr>
        <w:ind w:left="6030" w:hanging="721"/>
      </w:pPr>
      <w:rPr>
        <w:rFonts w:hint="default"/>
        <w:lang w:val="en-US" w:eastAsia="en-US" w:bidi="ar-SA"/>
      </w:rPr>
    </w:lvl>
    <w:lvl w:ilvl="7" w:tplc="E1807FA4">
      <w:numFmt w:val="bullet"/>
      <w:lvlText w:val="•"/>
      <w:lvlJc w:val="left"/>
      <w:pPr>
        <w:ind w:left="6962" w:hanging="721"/>
      </w:pPr>
      <w:rPr>
        <w:rFonts w:hint="default"/>
        <w:lang w:val="en-US" w:eastAsia="en-US" w:bidi="ar-SA"/>
      </w:rPr>
    </w:lvl>
    <w:lvl w:ilvl="8" w:tplc="57BC25A4">
      <w:numFmt w:val="bullet"/>
      <w:lvlText w:val="•"/>
      <w:lvlJc w:val="left"/>
      <w:pPr>
        <w:ind w:left="7895" w:hanging="721"/>
      </w:pPr>
      <w:rPr>
        <w:rFonts w:hint="default"/>
        <w:lang w:val="en-US" w:eastAsia="en-US" w:bidi="ar-SA"/>
      </w:rPr>
    </w:lvl>
  </w:abstractNum>
  <w:num w:numId="1" w16cid:durableId="1833063269">
    <w:abstractNumId w:val="6"/>
  </w:num>
  <w:num w:numId="2" w16cid:durableId="1441411320">
    <w:abstractNumId w:val="7"/>
  </w:num>
  <w:num w:numId="3" w16cid:durableId="292102320">
    <w:abstractNumId w:val="3"/>
  </w:num>
  <w:num w:numId="4" w16cid:durableId="710305761">
    <w:abstractNumId w:val="5"/>
  </w:num>
  <w:num w:numId="5" w16cid:durableId="738985237">
    <w:abstractNumId w:val="1"/>
  </w:num>
  <w:num w:numId="6" w16cid:durableId="411705582">
    <w:abstractNumId w:val="4"/>
  </w:num>
  <w:num w:numId="7" w16cid:durableId="916357014">
    <w:abstractNumId w:val="0"/>
  </w:num>
  <w:num w:numId="8" w16cid:durableId="1709217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D CATCH">
    <w15:presenceInfo w15:providerId="AD" w15:userId="S::pdcatch@ibnsinafoundation.org::4373ed6c-0506-4629-a38e-ac44612ee153"/>
  </w15:person>
  <w15:person w15:author="Patel, Kinal M.">
    <w15:presenceInfo w15:providerId="AD" w15:userId="S::kpatel@foley.com::4e827d64-614e-4d01-a07a-5e6c60bb78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BC"/>
    <w:rsid w:val="00001CCC"/>
    <w:rsid w:val="00031B04"/>
    <w:rsid w:val="00070C24"/>
    <w:rsid w:val="00073A28"/>
    <w:rsid w:val="0009761A"/>
    <w:rsid w:val="000E3C14"/>
    <w:rsid w:val="00117A09"/>
    <w:rsid w:val="00170470"/>
    <w:rsid w:val="00176E59"/>
    <w:rsid w:val="0018210D"/>
    <w:rsid w:val="0018416F"/>
    <w:rsid w:val="001A13C1"/>
    <w:rsid w:val="001A4A1A"/>
    <w:rsid w:val="001E0020"/>
    <w:rsid w:val="001E0E2E"/>
    <w:rsid w:val="001F22BD"/>
    <w:rsid w:val="00216F7A"/>
    <w:rsid w:val="00237000"/>
    <w:rsid w:val="00252C0C"/>
    <w:rsid w:val="0025773F"/>
    <w:rsid w:val="0026515B"/>
    <w:rsid w:val="00273AAD"/>
    <w:rsid w:val="00277475"/>
    <w:rsid w:val="00280100"/>
    <w:rsid w:val="002909BC"/>
    <w:rsid w:val="002B54EE"/>
    <w:rsid w:val="002C1AB0"/>
    <w:rsid w:val="002C7D50"/>
    <w:rsid w:val="002D0173"/>
    <w:rsid w:val="002E4C13"/>
    <w:rsid w:val="002E62BE"/>
    <w:rsid w:val="003064C3"/>
    <w:rsid w:val="00310E40"/>
    <w:rsid w:val="00314512"/>
    <w:rsid w:val="00324995"/>
    <w:rsid w:val="003500AD"/>
    <w:rsid w:val="00363D3B"/>
    <w:rsid w:val="003723B1"/>
    <w:rsid w:val="003C1EAD"/>
    <w:rsid w:val="003C201B"/>
    <w:rsid w:val="003C50D9"/>
    <w:rsid w:val="003E20D3"/>
    <w:rsid w:val="00404C02"/>
    <w:rsid w:val="004163A4"/>
    <w:rsid w:val="004245AA"/>
    <w:rsid w:val="0043572D"/>
    <w:rsid w:val="00462BA5"/>
    <w:rsid w:val="00481184"/>
    <w:rsid w:val="00482A50"/>
    <w:rsid w:val="00493369"/>
    <w:rsid w:val="00493A4E"/>
    <w:rsid w:val="004A04A9"/>
    <w:rsid w:val="004A3C1E"/>
    <w:rsid w:val="004A3FB1"/>
    <w:rsid w:val="004C7778"/>
    <w:rsid w:val="004D056D"/>
    <w:rsid w:val="004D7B6D"/>
    <w:rsid w:val="004F57D7"/>
    <w:rsid w:val="004F73B3"/>
    <w:rsid w:val="005179BA"/>
    <w:rsid w:val="00523390"/>
    <w:rsid w:val="00566965"/>
    <w:rsid w:val="00571AFB"/>
    <w:rsid w:val="00572CEC"/>
    <w:rsid w:val="005736CB"/>
    <w:rsid w:val="00575EE5"/>
    <w:rsid w:val="00590643"/>
    <w:rsid w:val="005D4570"/>
    <w:rsid w:val="00613D92"/>
    <w:rsid w:val="00627E81"/>
    <w:rsid w:val="00632208"/>
    <w:rsid w:val="00675E8C"/>
    <w:rsid w:val="006805DB"/>
    <w:rsid w:val="00687BFF"/>
    <w:rsid w:val="006979A5"/>
    <w:rsid w:val="006D0949"/>
    <w:rsid w:val="006D1D29"/>
    <w:rsid w:val="00741EBA"/>
    <w:rsid w:val="0075340E"/>
    <w:rsid w:val="00760C29"/>
    <w:rsid w:val="00764244"/>
    <w:rsid w:val="00782147"/>
    <w:rsid w:val="007A0E39"/>
    <w:rsid w:val="007B05E5"/>
    <w:rsid w:val="007C4B41"/>
    <w:rsid w:val="007C6043"/>
    <w:rsid w:val="007E4557"/>
    <w:rsid w:val="007F70E4"/>
    <w:rsid w:val="00836E78"/>
    <w:rsid w:val="008504B5"/>
    <w:rsid w:val="008538FA"/>
    <w:rsid w:val="00862C89"/>
    <w:rsid w:val="008773DC"/>
    <w:rsid w:val="008A2638"/>
    <w:rsid w:val="008A54E9"/>
    <w:rsid w:val="008A7059"/>
    <w:rsid w:val="008B3E8D"/>
    <w:rsid w:val="008C0424"/>
    <w:rsid w:val="009046F9"/>
    <w:rsid w:val="00935D24"/>
    <w:rsid w:val="00944793"/>
    <w:rsid w:val="0095095A"/>
    <w:rsid w:val="00966B6C"/>
    <w:rsid w:val="00973120"/>
    <w:rsid w:val="00973B3A"/>
    <w:rsid w:val="00980684"/>
    <w:rsid w:val="0098245F"/>
    <w:rsid w:val="00995228"/>
    <w:rsid w:val="00995D15"/>
    <w:rsid w:val="009A2DF0"/>
    <w:rsid w:val="009B2F73"/>
    <w:rsid w:val="009C0ED9"/>
    <w:rsid w:val="009C2E90"/>
    <w:rsid w:val="009E3F3B"/>
    <w:rsid w:val="009F7AA1"/>
    <w:rsid w:val="00A024E4"/>
    <w:rsid w:val="00A2063F"/>
    <w:rsid w:val="00A34B3D"/>
    <w:rsid w:val="00A43405"/>
    <w:rsid w:val="00A51A2E"/>
    <w:rsid w:val="00A827B4"/>
    <w:rsid w:val="00AB60F0"/>
    <w:rsid w:val="00AC77F0"/>
    <w:rsid w:val="00AE5C65"/>
    <w:rsid w:val="00AF0957"/>
    <w:rsid w:val="00AF65C9"/>
    <w:rsid w:val="00B10AD2"/>
    <w:rsid w:val="00B10B81"/>
    <w:rsid w:val="00B135FF"/>
    <w:rsid w:val="00B26B52"/>
    <w:rsid w:val="00B52DCB"/>
    <w:rsid w:val="00B60583"/>
    <w:rsid w:val="00B6157D"/>
    <w:rsid w:val="00B70E88"/>
    <w:rsid w:val="00B742EE"/>
    <w:rsid w:val="00B830A8"/>
    <w:rsid w:val="00B83F70"/>
    <w:rsid w:val="00B874A5"/>
    <w:rsid w:val="00BC4D32"/>
    <w:rsid w:val="00BC68BC"/>
    <w:rsid w:val="00BE2A33"/>
    <w:rsid w:val="00C038B2"/>
    <w:rsid w:val="00C04302"/>
    <w:rsid w:val="00C05F64"/>
    <w:rsid w:val="00C12472"/>
    <w:rsid w:val="00C160FC"/>
    <w:rsid w:val="00C47C39"/>
    <w:rsid w:val="00C5375C"/>
    <w:rsid w:val="00C601AB"/>
    <w:rsid w:val="00C6421D"/>
    <w:rsid w:val="00C71744"/>
    <w:rsid w:val="00C75AB8"/>
    <w:rsid w:val="00C767D1"/>
    <w:rsid w:val="00C77DAA"/>
    <w:rsid w:val="00CA5763"/>
    <w:rsid w:val="00CB2BA3"/>
    <w:rsid w:val="00CB6AF1"/>
    <w:rsid w:val="00CB7016"/>
    <w:rsid w:val="00CC6B60"/>
    <w:rsid w:val="00CE427F"/>
    <w:rsid w:val="00CF1A11"/>
    <w:rsid w:val="00CF357D"/>
    <w:rsid w:val="00D25D1F"/>
    <w:rsid w:val="00D31BF0"/>
    <w:rsid w:val="00D37DCC"/>
    <w:rsid w:val="00D642A9"/>
    <w:rsid w:val="00D70CFB"/>
    <w:rsid w:val="00D95112"/>
    <w:rsid w:val="00D97626"/>
    <w:rsid w:val="00DA77DA"/>
    <w:rsid w:val="00DA7F05"/>
    <w:rsid w:val="00DF24CE"/>
    <w:rsid w:val="00E139E7"/>
    <w:rsid w:val="00E20E8B"/>
    <w:rsid w:val="00E32BF1"/>
    <w:rsid w:val="00E51C16"/>
    <w:rsid w:val="00E74F0E"/>
    <w:rsid w:val="00E94A51"/>
    <w:rsid w:val="00EA0C9B"/>
    <w:rsid w:val="00EA4A7B"/>
    <w:rsid w:val="00EB307E"/>
    <w:rsid w:val="00EB5CC6"/>
    <w:rsid w:val="00EE0CB1"/>
    <w:rsid w:val="00EE3108"/>
    <w:rsid w:val="00F004E9"/>
    <w:rsid w:val="00F22318"/>
    <w:rsid w:val="00F22E74"/>
    <w:rsid w:val="00F35979"/>
    <w:rsid w:val="00F4748C"/>
    <w:rsid w:val="00F53CC1"/>
    <w:rsid w:val="00F62AB8"/>
    <w:rsid w:val="00F70BF0"/>
    <w:rsid w:val="00F807A5"/>
    <w:rsid w:val="00F83D45"/>
    <w:rsid w:val="00F840E6"/>
    <w:rsid w:val="00F85026"/>
    <w:rsid w:val="00F9204C"/>
    <w:rsid w:val="00F92D73"/>
    <w:rsid w:val="00FA2899"/>
    <w:rsid w:val="00FA6A79"/>
    <w:rsid w:val="00FB35ED"/>
    <w:rsid w:val="00FC0004"/>
    <w:rsid w:val="00FC2F93"/>
    <w:rsid w:val="00FC4FAF"/>
    <w:rsid w:val="00FD0830"/>
    <w:rsid w:val="00FD417B"/>
    <w:rsid w:val="00FD5095"/>
    <w:rsid w:val="00FE7957"/>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CDBA"/>
  <w15:docId w15:val="{7E23D302-275C-4C17-98CA-1EB2F89C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860" w:hanging="721"/>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499" w:hanging="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line="369" w:lineRule="exact"/>
      <w:ind w:left="2582" w:right="2697"/>
      <w:jc w:val="center"/>
    </w:pPr>
    <w:rPr>
      <w:b/>
      <w:bCs/>
      <w:sz w:val="28"/>
      <w:szCs w:val="28"/>
    </w:rPr>
  </w:style>
  <w:style w:type="paragraph" w:styleId="ListParagraph">
    <w:name w:val="List Paragraph"/>
    <w:basedOn w:val="Normal"/>
    <w:uiPriority w:val="1"/>
    <w:qFormat/>
    <w:pPr>
      <w:ind w:left="140" w:firstLine="719"/>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0C9B"/>
    <w:pPr>
      <w:tabs>
        <w:tab w:val="center" w:pos="4680"/>
        <w:tab w:val="right" w:pos="9360"/>
      </w:tabs>
    </w:pPr>
  </w:style>
  <w:style w:type="character" w:customStyle="1" w:styleId="HeaderChar">
    <w:name w:val="Header Char"/>
    <w:basedOn w:val="DefaultParagraphFont"/>
    <w:link w:val="Header"/>
    <w:uiPriority w:val="99"/>
    <w:rsid w:val="00EA0C9B"/>
    <w:rPr>
      <w:rFonts w:ascii="Palatino Linotype" w:eastAsia="Palatino Linotype" w:hAnsi="Palatino Linotype" w:cs="Palatino Linotype"/>
    </w:rPr>
  </w:style>
  <w:style w:type="paragraph" w:styleId="Footer">
    <w:name w:val="footer"/>
    <w:basedOn w:val="Normal"/>
    <w:link w:val="FooterChar"/>
    <w:uiPriority w:val="99"/>
    <w:unhideWhenUsed/>
    <w:rsid w:val="00EA0C9B"/>
    <w:pPr>
      <w:tabs>
        <w:tab w:val="center" w:pos="4680"/>
        <w:tab w:val="right" w:pos="9360"/>
      </w:tabs>
    </w:pPr>
  </w:style>
  <w:style w:type="character" w:customStyle="1" w:styleId="FooterChar">
    <w:name w:val="Footer Char"/>
    <w:basedOn w:val="DefaultParagraphFont"/>
    <w:link w:val="Footer"/>
    <w:uiPriority w:val="99"/>
    <w:rsid w:val="00EA0C9B"/>
    <w:rPr>
      <w:rFonts w:ascii="Palatino Linotype" w:eastAsia="Palatino Linotype" w:hAnsi="Palatino Linotype" w:cs="Palatino Linotype"/>
    </w:rPr>
  </w:style>
  <w:style w:type="character" w:customStyle="1" w:styleId="BodyTextChar">
    <w:name w:val="Body Text Char"/>
    <w:basedOn w:val="DefaultParagraphFont"/>
    <w:link w:val="BodyText"/>
    <w:uiPriority w:val="1"/>
    <w:rsid w:val="00001CCC"/>
    <w:rPr>
      <w:rFonts w:ascii="Palatino Linotype" w:eastAsia="Palatino Linotype" w:hAnsi="Palatino Linotype" w:cs="Palatino Linotype"/>
    </w:rPr>
  </w:style>
  <w:style w:type="paragraph" w:styleId="Revision">
    <w:name w:val="Revision"/>
    <w:hidden/>
    <w:uiPriority w:val="99"/>
    <w:semiHidden/>
    <w:rsid w:val="004A04A9"/>
    <w:pPr>
      <w:widowControl/>
      <w:autoSpaceDE/>
      <w:autoSpaceDN/>
    </w:pPr>
    <w:rPr>
      <w:rFonts w:ascii="Palatino Linotype" w:eastAsia="Palatino Linotype" w:hAnsi="Palatino Linotype" w:cs="Palatino Linotype"/>
    </w:rPr>
  </w:style>
  <w:style w:type="character" w:styleId="CommentReference">
    <w:name w:val="annotation reference"/>
    <w:basedOn w:val="DefaultParagraphFont"/>
    <w:uiPriority w:val="99"/>
    <w:semiHidden/>
    <w:unhideWhenUsed/>
    <w:rsid w:val="00FC4FAF"/>
    <w:rPr>
      <w:sz w:val="16"/>
      <w:szCs w:val="16"/>
    </w:rPr>
  </w:style>
  <w:style w:type="paragraph" w:styleId="CommentText">
    <w:name w:val="annotation text"/>
    <w:basedOn w:val="Normal"/>
    <w:link w:val="CommentTextChar"/>
    <w:uiPriority w:val="99"/>
    <w:unhideWhenUsed/>
    <w:rsid w:val="00FC4FAF"/>
    <w:rPr>
      <w:sz w:val="20"/>
      <w:szCs w:val="20"/>
    </w:rPr>
  </w:style>
  <w:style w:type="character" w:customStyle="1" w:styleId="CommentTextChar">
    <w:name w:val="Comment Text Char"/>
    <w:basedOn w:val="DefaultParagraphFont"/>
    <w:link w:val="CommentText"/>
    <w:uiPriority w:val="99"/>
    <w:rsid w:val="00FC4FAF"/>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FC4FAF"/>
    <w:rPr>
      <w:b/>
      <w:bCs/>
    </w:rPr>
  </w:style>
  <w:style w:type="character" w:customStyle="1" w:styleId="CommentSubjectChar">
    <w:name w:val="Comment Subject Char"/>
    <w:basedOn w:val="CommentTextChar"/>
    <w:link w:val="CommentSubject"/>
    <w:uiPriority w:val="99"/>
    <w:semiHidden/>
    <w:rsid w:val="00FC4FAF"/>
    <w:rPr>
      <w:rFonts w:ascii="Palatino Linotype" w:eastAsia="Palatino Linotype" w:hAnsi="Palatino Linotype" w:cs="Palatino Linotype"/>
      <w:b/>
      <w:bCs/>
      <w:sz w:val="20"/>
      <w:szCs w:val="20"/>
    </w:rPr>
  </w:style>
  <w:style w:type="paragraph" w:customStyle="1" w:styleId="DocID">
    <w:name w:val="DocID"/>
    <w:basedOn w:val="Footer"/>
    <w:next w:val="Footer"/>
    <w:link w:val="DocIDChar"/>
    <w:rsid w:val="00627E81"/>
    <w:pPr>
      <w:tabs>
        <w:tab w:val="clear" w:pos="4680"/>
        <w:tab w:val="clear" w:pos="9360"/>
      </w:tabs>
    </w:pPr>
    <w:rPr>
      <w:rFonts w:ascii="Times New Roman" w:eastAsia="Times New Roman" w:hAnsi="Times New Roman" w:cs="Times New Roman"/>
      <w:sz w:val="16"/>
      <w:szCs w:val="20"/>
    </w:rPr>
  </w:style>
  <w:style w:type="character" w:customStyle="1" w:styleId="DocIDChar">
    <w:name w:val="DocID Char"/>
    <w:basedOn w:val="BodyTextChar"/>
    <w:link w:val="DocID"/>
    <w:rsid w:val="00627E81"/>
    <w:rPr>
      <w:rFonts w:ascii="Times New Roman" w:eastAsia="Times New Roman" w:hAnsi="Times New Roman" w:cs="Times New Roman"/>
      <w:sz w:val="1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Margaret.Fowler@tlc-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E09C4-260F-4B4D-80B8-3ADA4B775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8239</Words>
  <Characters>39877</Characters>
  <Application>Microsoft Office Word</Application>
  <DocSecurity>0</DocSecurity>
  <Lines>1733</Lines>
  <Paragraphs>1552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Obeng</dc:creator>
  <cp:keywords/>
  <dc:description/>
  <cp:lastModifiedBy>PD CATCH</cp:lastModifiedBy>
  <cp:revision>2</cp:revision>
  <cp:lastPrinted>2024-09-11T19:28:00Z</cp:lastPrinted>
  <dcterms:created xsi:type="dcterms:W3CDTF">2026-05-06T21:23:00Z</dcterms:created>
  <dcterms:modified xsi:type="dcterms:W3CDTF">2026-05-06T21:23:00Z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Acrobat Pro (32-bit) 23.1.20143</vt:lpwstr>
  </property>
  <property fmtid="{D5CDD505-2E9C-101B-9397-08002B2CF9AE}" pid="3" name="Producer">
    <vt:lpwstr>Adobe Acrobat Pro (32-bit) 23.1.20143</vt:lpwstr>
  </property>
  <property fmtid="{D5CDD505-2E9C-101B-9397-08002B2CF9AE}" pid="4" name="CUS_DocIDString">
    <vt:lpwstr>4875-1541-5792</vt:lpwstr>
  </property>
  <property fmtid="{D5CDD505-2E9C-101B-9397-08002B2CF9AE}" pid="5" name="CUS_DocIDChunk0">
    <vt:lpwstr>4875-1541-5792</vt:lpwstr>
  </property>
  <property fmtid="{D5CDD505-2E9C-101B-9397-08002B2CF9AE}" pid="6" name="CUS_DocIDActiveBits">
    <vt:lpwstr>32768</vt:lpwstr>
  </property>
  <property fmtid="{D5CDD505-2E9C-101B-9397-08002B2CF9AE}" pid="7" name="CUS_DocIDLocation">
    <vt:lpwstr>EVERY_PAGE</vt:lpwstr>
  </property>
  <property fmtid="{D5CDD505-2E9C-101B-9397-08002B2CF9AE}" pid="8" name="CUS_DocIDReference">
    <vt:lpwstr>everyPage</vt:lpwstr>
  </property>
  <property fmtid="{D5CDD505-2E9C-101B-9397-08002B2CF9AE}" pid="9" name="ndDocumentId">
    <vt:lpwstr>4886-1287-3187</vt:lpwstr>
  </property>
  <property fmtid="{D5CDD505-2E9C-101B-9397-08002B2CF9AE}" pid="10" name="MSIP_Label_defa4170-0d19-0005-0005-bc88714345d2_Enabled">
    <vt:lpwstr>true</vt:lpwstr>
  </property>
  <property fmtid="{D5CDD505-2E9C-101B-9397-08002B2CF9AE}" pid="11" name="MSIP_Label_defa4170-0d19-0005-0005-bc88714345d2_SetDate">
    <vt:lpwstr>2026-01-20T16:27:03Z</vt:lpwstr>
  </property>
  <property fmtid="{D5CDD505-2E9C-101B-9397-08002B2CF9AE}" pid="12" name="MSIP_Label_defa4170-0d19-0005-0005-bc88714345d2_Method">
    <vt:lpwstr>Standard</vt:lpwstr>
  </property>
  <property fmtid="{D5CDD505-2E9C-101B-9397-08002B2CF9AE}" pid="13" name="MSIP_Label_defa4170-0d19-0005-0005-bc88714345d2_Name">
    <vt:lpwstr>defa4170-0d19-0005-0005-bc88714345d2</vt:lpwstr>
  </property>
  <property fmtid="{D5CDD505-2E9C-101B-9397-08002B2CF9AE}" pid="14" name="MSIP_Label_defa4170-0d19-0005-0005-bc88714345d2_SiteId">
    <vt:lpwstr>fc8182dc-f431-4d51-92d5-58b007f75bb2</vt:lpwstr>
  </property>
  <property fmtid="{D5CDD505-2E9C-101B-9397-08002B2CF9AE}" pid="15" name="MSIP_Label_defa4170-0d19-0005-0005-bc88714345d2_ActionId">
    <vt:lpwstr>92b4a199-a6db-4675-9b9c-689a1702d62a</vt:lpwstr>
  </property>
  <property fmtid="{D5CDD505-2E9C-101B-9397-08002B2CF9AE}" pid="16" name="MSIP_Label_defa4170-0d19-0005-0005-bc88714345d2_ContentBits">
    <vt:lpwstr>0</vt:lpwstr>
  </property>
  <property fmtid="{D5CDD505-2E9C-101B-9397-08002B2CF9AE}" pid="17" name="MSIP_Label_defa4170-0d19-0005-0005-bc88714345d2_Tag">
    <vt:lpwstr>10, 3, 0, 1</vt:lpwstr>
  </property>
</Properties>
</file>